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92FA88" w14:textId="77777777" w:rsidR="00CC7977" w:rsidRDefault="00CC7977" w:rsidP="00CC7977">
      <w:pPr>
        <w:pStyle w:val="ResumoAbstract"/>
        <w:spacing w:line="360" w:lineRule="auto"/>
        <w:jc w:val="left"/>
        <w:rPr>
          <w:b/>
        </w:rPr>
      </w:pPr>
    </w:p>
    <w:p w14:paraId="40A1FFFC" w14:textId="77777777" w:rsidR="00CC7977" w:rsidRDefault="00CC7977" w:rsidP="00CC7977">
      <w:pPr>
        <w:pStyle w:val="ResumoAbstract"/>
        <w:spacing w:line="360" w:lineRule="auto"/>
        <w:jc w:val="left"/>
        <w:rPr>
          <w:b/>
        </w:rPr>
      </w:pPr>
    </w:p>
    <w:p w14:paraId="21E63274" w14:textId="77777777" w:rsidR="00A00CCE" w:rsidRPr="000C0C9F" w:rsidRDefault="00A00CCE" w:rsidP="00A00CCE">
      <w:pPr>
        <w:pStyle w:val="ResumoAbstract"/>
        <w:jc w:val="left"/>
        <w:rPr>
          <w:b/>
          <w:color w:val="0000FF"/>
        </w:rPr>
      </w:pPr>
      <w:r w:rsidRPr="000C0C9F">
        <w:rPr>
          <w:b/>
        </w:rPr>
        <w:t xml:space="preserve">Resumo </w:t>
      </w:r>
    </w:p>
    <w:p w14:paraId="172A3FB2" w14:textId="77777777" w:rsidR="00CC7977" w:rsidRDefault="00CC7977" w:rsidP="00D13E1B">
      <w:pPr>
        <w:pStyle w:val="ResumoAbstract"/>
        <w:rPr>
          <w:szCs w:val="24"/>
        </w:rPr>
      </w:pPr>
    </w:p>
    <w:p w14:paraId="4ADA41F1" w14:textId="74FCAAF6" w:rsidR="00CC7977" w:rsidRPr="00CC7977" w:rsidRDefault="00D356E8" w:rsidP="00D13E1B">
      <w:pPr>
        <w:pStyle w:val="ResumoAbstract"/>
        <w:rPr>
          <w:szCs w:val="24"/>
        </w:rPr>
      </w:pPr>
      <w:ins w:id="0" w:author="Diogo da Silva Magalhaes Gomes" w:date="2018-07-12T10:38:00Z">
        <w:r>
          <w:rPr>
            <w:szCs w:val="24"/>
          </w:rPr>
          <w:t>Vetorização de palavras (</w:t>
        </w:r>
      </w:ins>
      <w:del w:id="1" w:author="Diogo da Silva Magalhaes Gomes" w:date="2018-07-12T10:38:00Z">
        <w:r w:rsidR="008E3E9D" w:rsidRPr="00B153EE" w:rsidDel="00D356E8">
          <w:rPr>
            <w:i/>
            <w:szCs w:val="24"/>
          </w:rPr>
          <w:delText>W</w:delText>
        </w:r>
      </w:del>
      <w:ins w:id="2" w:author="Diogo da Silva Magalhaes Gomes" w:date="2018-07-12T10:38:00Z">
        <w:r>
          <w:rPr>
            <w:i/>
            <w:szCs w:val="24"/>
          </w:rPr>
          <w:t>w</w:t>
        </w:r>
      </w:ins>
      <w:r w:rsidR="008E3E9D" w:rsidRPr="00B153EE">
        <w:rPr>
          <w:i/>
          <w:szCs w:val="24"/>
        </w:rPr>
        <w:t>ord embeddings</w:t>
      </w:r>
      <w:ins w:id="3" w:author="Diogo da Silva Magalhaes Gomes" w:date="2018-07-12T10:38:00Z">
        <w:r w:rsidRPr="00D356E8">
          <w:rPr>
            <w:szCs w:val="24"/>
            <w:rPrChange w:id="4" w:author="Diogo da Silva Magalhaes Gomes" w:date="2018-07-12T10:38:00Z">
              <w:rPr>
                <w:i/>
                <w:szCs w:val="24"/>
              </w:rPr>
            </w:rPrChange>
          </w:rPr>
          <w:t>)</w:t>
        </w:r>
      </w:ins>
      <w:r w:rsidR="008E3E9D" w:rsidRPr="008E3E9D">
        <w:rPr>
          <w:szCs w:val="24"/>
        </w:rPr>
        <w:t xml:space="preserve"> compõem uma das unidades fundamentais dos algoritmos de </w:t>
      </w:r>
      <w:r w:rsidR="008E3E9D">
        <w:rPr>
          <w:szCs w:val="24"/>
        </w:rPr>
        <w:t>processamento de linguagem natural</w:t>
      </w:r>
      <w:r w:rsidR="008E3E9D" w:rsidRPr="008E3E9D">
        <w:rPr>
          <w:szCs w:val="24"/>
        </w:rPr>
        <w:t xml:space="preserve"> e são utilizados para modelar matematicamente a representação de palavras </w:t>
      </w:r>
      <w:r w:rsidR="008E3E9D">
        <w:rPr>
          <w:szCs w:val="24"/>
        </w:rPr>
        <w:t xml:space="preserve">considerando </w:t>
      </w:r>
      <w:r w:rsidR="00225D68">
        <w:rPr>
          <w:szCs w:val="24"/>
        </w:rPr>
        <w:t xml:space="preserve">suas </w:t>
      </w:r>
      <w:r w:rsidR="008E3E9D" w:rsidRPr="008E3E9D">
        <w:rPr>
          <w:szCs w:val="24"/>
        </w:rPr>
        <w:t>relações</w:t>
      </w:r>
      <w:r w:rsidR="00C047B0">
        <w:rPr>
          <w:szCs w:val="24"/>
        </w:rPr>
        <w:t xml:space="preserve"> de similaridade semântica e sintática</w:t>
      </w:r>
      <w:r w:rsidR="008E3E9D" w:rsidRPr="008E3E9D">
        <w:rPr>
          <w:szCs w:val="24"/>
        </w:rPr>
        <w:t xml:space="preserve"> </w:t>
      </w:r>
      <w:r w:rsidR="008E3E9D">
        <w:rPr>
          <w:szCs w:val="24"/>
        </w:rPr>
        <w:t>no contexto em que ocorrem</w:t>
      </w:r>
      <w:r w:rsidR="008E3E9D" w:rsidRPr="008E3E9D">
        <w:rPr>
          <w:szCs w:val="24"/>
        </w:rPr>
        <w:t xml:space="preserve">. </w:t>
      </w:r>
      <w:r w:rsidR="00CC7977" w:rsidRPr="00CC7977">
        <w:rPr>
          <w:szCs w:val="24"/>
        </w:rPr>
        <w:t xml:space="preserve">Este trabalho descreve o processo de geração e disponibilização </w:t>
      </w:r>
      <w:r w:rsidR="00225D68">
        <w:rPr>
          <w:szCs w:val="24"/>
        </w:rPr>
        <w:t xml:space="preserve">do primeiro conjunto público de </w:t>
      </w:r>
      <w:r w:rsidR="00CC7977" w:rsidRPr="00CC7977">
        <w:rPr>
          <w:szCs w:val="24"/>
        </w:rPr>
        <w:t xml:space="preserve">modelos de </w:t>
      </w:r>
      <w:r w:rsidR="00CC7977" w:rsidRPr="00B153EE">
        <w:rPr>
          <w:i/>
          <w:szCs w:val="24"/>
        </w:rPr>
        <w:t>word embeddings</w:t>
      </w:r>
      <w:r w:rsidR="00CC7977" w:rsidRPr="00CC7977">
        <w:rPr>
          <w:szCs w:val="24"/>
        </w:rPr>
        <w:t xml:space="preserve"> em português para o domínio específico de óleo e gás.</w:t>
      </w:r>
      <w:r w:rsidR="00CC7977" w:rsidRPr="004705BA">
        <w:rPr>
          <w:szCs w:val="24"/>
        </w:rPr>
        <w:t xml:space="preserve"> Para</w:t>
      </w:r>
      <w:ins w:id="5" w:author="Diogo da Silva Magalhaes Gomes" w:date="2018-07-12T10:39:00Z">
        <w:r w:rsidR="002772B4">
          <w:rPr>
            <w:szCs w:val="24"/>
          </w:rPr>
          <w:t xml:space="preserve"> a</w:t>
        </w:r>
      </w:ins>
      <w:r w:rsidR="00CC7977" w:rsidRPr="004705BA">
        <w:rPr>
          <w:szCs w:val="24"/>
        </w:rPr>
        <w:t xml:space="preserve"> </w:t>
      </w:r>
      <w:r w:rsidR="00225D68">
        <w:rPr>
          <w:szCs w:val="24"/>
        </w:rPr>
        <w:t>sua geração</w:t>
      </w:r>
      <w:r w:rsidR="00CC7977" w:rsidRPr="004705BA">
        <w:rPr>
          <w:szCs w:val="24"/>
        </w:rPr>
        <w:t>, um</w:t>
      </w:r>
      <w:ins w:id="6" w:author="Diogo da Silva Magalhaes Gomes" w:date="2018-07-12T09:38:00Z">
        <w:r w:rsidR="006F6BFE">
          <w:rPr>
            <w:szCs w:val="24"/>
          </w:rPr>
          <w:t xml:space="preserve"> conjunto de dados textual (corpus)</w:t>
        </w:r>
      </w:ins>
      <w:del w:id="7" w:author="Diogo da Silva Magalhaes Gomes" w:date="2018-07-12T09:38:00Z">
        <w:r w:rsidR="00CC7977" w:rsidRPr="004705BA" w:rsidDel="006F6BFE">
          <w:rPr>
            <w:szCs w:val="24"/>
          </w:rPr>
          <w:delText xml:space="preserve"> corpus textual</w:delText>
        </w:r>
      </w:del>
      <w:r w:rsidR="00CC7977" w:rsidRPr="004705BA">
        <w:rPr>
          <w:szCs w:val="24"/>
        </w:rPr>
        <w:t xml:space="preserve"> foi composto a partir de diversas fontes de dados publicadas por instituições de referência nesta área de conhecimento. </w:t>
      </w:r>
      <w:r w:rsidR="00225D68" w:rsidRPr="00CC7977">
        <w:rPr>
          <w:szCs w:val="24"/>
        </w:rPr>
        <w:t xml:space="preserve">Os modelos são </w:t>
      </w:r>
      <w:r w:rsidR="00225D68">
        <w:rPr>
          <w:szCs w:val="24"/>
        </w:rPr>
        <w:t>qualitativamente</w:t>
      </w:r>
      <w:r w:rsidR="00225D68" w:rsidRPr="00CC7977">
        <w:rPr>
          <w:szCs w:val="24"/>
        </w:rPr>
        <w:t xml:space="preserve"> analisados </w:t>
      </w:r>
      <w:r w:rsidR="00225D68">
        <w:rPr>
          <w:szCs w:val="24"/>
        </w:rPr>
        <w:t>no aspecto de sua capacidade de representação de termos técnicos na área de O&amp;G.</w:t>
      </w:r>
      <w:r w:rsidR="00225D68" w:rsidRPr="004705BA">
        <w:rPr>
          <w:szCs w:val="24"/>
        </w:rPr>
        <w:t xml:space="preserve"> </w:t>
      </w:r>
      <w:r w:rsidR="00CC7977" w:rsidRPr="004705BA">
        <w:rPr>
          <w:szCs w:val="24"/>
        </w:rPr>
        <w:t xml:space="preserve">São descritos os passos utilizados no pré-processamento, no treinamento dos modelos e os resultados obtidos na análise </w:t>
      </w:r>
      <w:r w:rsidR="004705BA" w:rsidRPr="004705BA">
        <w:rPr>
          <w:szCs w:val="24"/>
        </w:rPr>
        <w:t>qualitativa</w:t>
      </w:r>
      <w:r w:rsidR="00CC7977" w:rsidRPr="004705BA">
        <w:rPr>
          <w:szCs w:val="24"/>
        </w:rPr>
        <w:t>. Por fim, os scri</w:t>
      </w:r>
      <w:r w:rsidR="00CC7977" w:rsidRPr="00CC7977">
        <w:rPr>
          <w:szCs w:val="24"/>
        </w:rPr>
        <w:t>pts</w:t>
      </w:r>
      <w:r w:rsidR="00B517AE">
        <w:rPr>
          <w:szCs w:val="24"/>
        </w:rPr>
        <w:t xml:space="preserve">, o corpus </w:t>
      </w:r>
      <w:r w:rsidR="00CC7977" w:rsidRPr="00CC7977">
        <w:rPr>
          <w:szCs w:val="24"/>
        </w:rPr>
        <w:t>e</w:t>
      </w:r>
      <w:r w:rsidR="00B517AE">
        <w:rPr>
          <w:szCs w:val="24"/>
        </w:rPr>
        <w:t xml:space="preserve"> os</w:t>
      </w:r>
      <w:r w:rsidR="00CC7977" w:rsidRPr="00CC7977">
        <w:rPr>
          <w:szCs w:val="24"/>
        </w:rPr>
        <w:t xml:space="preserve"> algoritmos utilizados no estudo, assim como os modelos gerados, são disponibilizados para uso público.</w:t>
      </w:r>
    </w:p>
    <w:p w14:paraId="32208FD2" w14:textId="7CC8EA29" w:rsidR="0094763C" w:rsidRPr="00B80D40" w:rsidRDefault="0094763C" w:rsidP="00A00CCE">
      <w:pPr>
        <w:pStyle w:val="ResumoAbstract"/>
        <w:rPr>
          <w:b/>
          <w:szCs w:val="24"/>
        </w:rPr>
      </w:pPr>
      <w:r w:rsidRPr="00B80D40">
        <w:rPr>
          <w:b/>
          <w:szCs w:val="24"/>
        </w:rPr>
        <w:t xml:space="preserve">Palavras-chave: </w:t>
      </w:r>
      <w:r w:rsidR="00225D68">
        <w:rPr>
          <w:szCs w:val="24"/>
        </w:rPr>
        <w:t>W</w:t>
      </w:r>
      <w:r w:rsidR="00225D68" w:rsidRPr="00225D68">
        <w:rPr>
          <w:szCs w:val="24"/>
        </w:rPr>
        <w:t>ord</w:t>
      </w:r>
      <w:r w:rsidR="00225D68">
        <w:rPr>
          <w:b/>
          <w:szCs w:val="24"/>
        </w:rPr>
        <w:t xml:space="preserve"> </w:t>
      </w:r>
      <w:r w:rsidR="00891425">
        <w:rPr>
          <w:szCs w:val="24"/>
        </w:rPr>
        <w:t>Embeddings,</w:t>
      </w:r>
      <w:r w:rsidR="00B80D40" w:rsidRPr="00B80D40">
        <w:rPr>
          <w:szCs w:val="24"/>
        </w:rPr>
        <w:t xml:space="preserve"> O&amp;G, IA</w:t>
      </w:r>
      <w:r w:rsidR="00597D8B">
        <w:rPr>
          <w:szCs w:val="24"/>
        </w:rPr>
        <w:t xml:space="preserve">, </w:t>
      </w:r>
      <w:r w:rsidR="00633678">
        <w:rPr>
          <w:szCs w:val="24"/>
        </w:rPr>
        <w:t>PL</w:t>
      </w:r>
      <w:r w:rsidR="001E0D9B">
        <w:rPr>
          <w:szCs w:val="24"/>
        </w:rPr>
        <w:t>N</w:t>
      </w:r>
      <w:r w:rsidRPr="00B80D40">
        <w:rPr>
          <w:b/>
          <w:szCs w:val="24"/>
        </w:rPr>
        <w:t xml:space="preserve"> </w:t>
      </w:r>
    </w:p>
    <w:p w14:paraId="263A39E4" w14:textId="77777777" w:rsidR="00A00CCE" w:rsidRPr="005C2F1D" w:rsidRDefault="00A00CCE" w:rsidP="001D13AA">
      <w:pPr>
        <w:pStyle w:val="ResumoAbstract"/>
        <w:spacing w:line="360" w:lineRule="auto"/>
        <w:jc w:val="left"/>
        <w:rPr>
          <w:color w:val="0000FF"/>
          <w:szCs w:val="24"/>
        </w:rPr>
      </w:pPr>
    </w:p>
    <w:p w14:paraId="22CBA810" w14:textId="77777777" w:rsidR="00A00CCE" w:rsidRPr="005C2F1D" w:rsidRDefault="00A00CCE" w:rsidP="001D13AA">
      <w:pPr>
        <w:pStyle w:val="ResumoAbstract"/>
        <w:spacing w:line="360" w:lineRule="auto"/>
        <w:jc w:val="left"/>
        <w:rPr>
          <w:color w:val="0000FF"/>
          <w:szCs w:val="24"/>
        </w:rPr>
      </w:pPr>
    </w:p>
    <w:p w14:paraId="79FB252E" w14:textId="77777777" w:rsidR="00A00CCE" w:rsidRPr="000A4150" w:rsidRDefault="00A00CCE" w:rsidP="00A00CCE">
      <w:pPr>
        <w:pStyle w:val="Cabealho1Head1"/>
        <w:pBdr>
          <w:bottom w:val="none" w:sz="0" w:space="0" w:color="auto"/>
        </w:pBdr>
        <w:spacing w:before="0" w:after="0"/>
        <w:rPr>
          <w:b/>
          <w:lang w:val="en-US"/>
        </w:rPr>
      </w:pPr>
      <w:r w:rsidRPr="000A4150">
        <w:rPr>
          <w:b/>
          <w:lang w:val="en-US"/>
        </w:rPr>
        <w:t xml:space="preserve">Abstract </w:t>
      </w:r>
    </w:p>
    <w:p w14:paraId="32CE5ED5" w14:textId="43168043" w:rsidR="00A00CCE" w:rsidRPr="000A4150" w:rsidRDefault="00A00CCE" w:rsidP="00A00CCE">
      <w:pPr>
        <w:pStyle w:val="ResumoAbstract"/>
        <w:jc w:val="left"/>
        <w:rPr>
          <w:color w:val="0000FF"/>
          <w:szCs w:val="24"/>
          <w:lang w:val="en-US"/>
        </w:rPr>
      </w:pPr>
    </w:p>
    <w:p w14:paraId="51435EB5" w14:textId="5062E6FE" w:rsidR="00292DC6" w:rsidRPr="000A4150" w:rsidRDefault="00292DC6" w:rsidP="00292DC6">
      <w:pPr>
        <w:pStyle w:val="ResumoAbstract"/>
        <w:rPr>
          <w:szCs w:val="24"/>
          <w:lang w:val="en-US"/>
        </w:rPr>
      </w:pPr>
      <w:r w:rsidRPr="00292DC6">
        <w:rPr>
          <w:szCs w:val="24"/>
          <w:lang w:val="en-US"/>
        </w:rPr>
        <w:t xml:space="preserve">Word embeddings are </w:t>
      </w:r>
      <w:r>
        <w:rPr>
          <w:szCs w:val="24"/>
          <w:lang w:val="en-US"/>
        </w:rPr>
        <w:t>some</w:t>
      </w:r>
      <w:r w:rsidR="000A4150">
        <w:rPr>
          <w:szCs w:val="24"/>
          <w:lang w:val="en-US"/>
        </w:rPr>
        <w:t xml:space="preserve"> of </w:t>
      </w:r>
      <w:r w:rsidRPr="00292DC6">
        <w:rPr>
          <w:szCs w:val="24"/>
          <w:lang w:val="en-US"/>
        </w:rPr>
        <w:t>the fundamental units of natural language processing algorithms</w:t>
      </w:r>
      <w:r w:rsidR="00783574">
        <w:rPr>
          <w:szCs w:val="24"/>
          <w:lang w:val="en-US"/>
        </w:rPr>
        <w:t>,</w:t>
      </w:r>
      <w:r w:rsidRPr="00292DC6">
        <w:rPr>
          <w:szCs w:val="24"/>
          <w:lang w:val="en-US"/>
        </w:rPr>
        <w:t xml:space="preserve"> used to </w:t>
      </w:r>
      <w:r>
        <w:rPr>
          <w:szCs w:val="24"/>
          <w:lang w:val="en-US"/>
        </w:rPr>
        <w:t>represent</w:t>
      </w:r>
      <w:r w:rsidRPr="00292DC6">
        <w:rPr>
          <w:szCs w:val="24"/>
          <w:lang w:val="en-US"/>
        </w:rPr>
        <w:t xml:space="preserve"> word</w:t>
      </w:r>
      <w:r>
        <w:rPr>
          <w:szCs w:val="24"/>
          <w:lang w:val="en-US"/>
        </w:rPr>
        <w:t>s</w:t>
      </w:r>
      <w:r w:rsidRPr="00292DC6">
        <w:rPr>
          <w:szCs w:val="24"/>
          <w:lang w:val="en-US"/>
        </w:rPr>
        <w:t xml:space="preserve"> </w:t>
      </w:r>
      <w:r w:rsidR="00783574" w:rsidRPr="00292DC6">
        <w:rPr>
          <w:szCs w:val="24"/>
          <w:lang w:val="en-US"/>
        </w:rPr>
        <w:t xml:space="preserve">mathematically </w:t>
      </w:r>
      <w:r w:rsidRPr="00292DC6">
        <w:rPr>
          <w:szCs w:val="24"/>
          <w:lang w:val="en-US"/>
        </w:rPr>
        <w:t xml:space="preserve">by considering semantic and syntactic </w:t>
      </w:r>
      <w:r w:rsidR="00C047B0">
        <w:rPr>
          <w:szCs w:val="24"/>
          <w:lang w:val="en-US"/>
        </w:rPr>
        <w:t>similarities</w:t>
      </w:r>
      <w:r w:rsidRPr="00292DC6">
        <w:rPr>
          <w:szCs w:val="24"/>
          <w:lang w:val="en-US"/>
        </w:rPr>
        <w:t xml:space="preserve"> </w:t>
      </w:r>
      <w:r w:rsidR="009070B3">
        <w:rPr>
          <w:szCs w:val="24"/>
          <w:lang w:val="en-US"/>
        </w:rPr>
        <w:t>in</w:t>
      </w:r>
      <w:r w:rsidRPr="00292DC6">
        <w:rPr>
          <w:szCs w:val="24"/>
          <w:lang w:val="en-US"/>
        </w:rPr>
        <w:t xml:space="preserve"> the context in which they occur. This paper describes the process of generating</w:t>
      </w:r>
      <w:r>
        <w:rPr>
          <w:szCs w:val="24"/>
          <w:lang w:val="en-US"/>
        </w:rPr>
        <w:t xml:space="preserve"> </w:t>
      </w:r>
      <w:r w:rsidR="00783574">
        <w:rPr>
          <w:szCs w:val="24"/>
          <w:lang w:val="en-US"/>
        </w:rPr>
        <w:t xml:space="preserve">the first set of </w:t>
      </w:r>
      <w:r w:rsidRPr="00292DC6">
        <w:rPr>
          <w:szCs w:val="24"/>
          <w:lang w:val="en-US"/>
        </w:rPr>
        <w:t xml:space="preserve">word embeddings models in </w:t>
      </w:r>
      <w:r>
        <w:rPr>
          <w:szCs w:val="24"/>
          <w:lang w:val="en-US"/>
        </w:rPr>
        <w:t>p</w:t>
      </w:r>
      <w:r w:rsidRPr="00292DC6">
        <w:rPr>
          <w:szCs w:val="24"/>
          <w:lang w:val="en-US"/>
        </w:rPr>
        <w:t xml:space="preserve">ortuguese for the specific </w:t>
      </w:r>
      <w:r>
        <w:rPr>
          <w:szCs w:val="24"/>
          <w:lang w:val="en-US"/>
        </w:rPr>
        <w:t xml:space="preserve">domain </w:t>
      </w:r>
      <w:r w:rsidRPr="00292DC6">
        <w:rPr>
          <w:szCs w:val="24"/>
          <w:lang w:val="en-US"/>
        </w:rPr>
        <w:t>of oil and gas.</w:t>
      </w:r>
      <w:r>
        <w:rPr>
          <w:szCs w:val="24"/>
          <w:lang w:val="en-US"/>
        </w:rPr>
        <w:t xml:space="preserve"> A</w:t>
      </w:r>
      <w:r w:rsidRPr="00292DC6">
        <w:rPr>
          <w:szCs w:val="24"/>
          <w:lang w:val="en-US"/>
        </w:rPr>
        <w:t xml:space="preserve"> textual</w:t>
      </w:r>
      <w:ins w:id="8" w:author="Diogo da Silva Magalhaes Gomes" w:date="2018-07-12T09:38:00Z">
        <w:r w:rsidR="006F6BFE">
          <w:rPr>
            <w:szCs w:val="24"/>
            <w:lang w:val="en-US"/>
          </w:rPr>
          <w:t xml:space="preserve"> dataset</w:t>
        </w:r>
      </w:ins>
      <w:r w:rsidRPr="00292DC6">
        <w:rPr>
          <w:szCs w:val="24"/>
          <w:lang w:val="en-US"/>
        </w:rPr>
        <w:t xml:space="preserve"> </w:t>
      </w:r>
      <w:ins w:id="9" w:author="Diogo da Silva Magalhaes Gomes" w:date="2018-07-12T09:38:00Z">
        <w:r w:rsidR="006F6BFE">
          <w:rPr>
            <w:szCs w:val="24"/>
            <w:lang w:val="en-US"/>
          </w:rPr>
          <w:t>(</w:t>
        </w:r>
      </w:ins>
      <w:r w:rsidRPr="00292DC6">
        <w:rPr>
          <w:szCs w:val="24"/>
          <w:lang w:val="en-US"/>
        </w:rPr>
        <w:t>corpus</w:t>
      </w:r>
      <w:ins w:id="10" w:author="Diogo da Silva Magalhaes Gomes" w:date="2018-07-12T09:38:00Z">
        <w:r w:rsidR="006F6BFE">
          <w:rPr>
            <w:szCs w:val="24"/>
            <w:lang w:val="en-US"/>
          </w:rPr>
          <w:t>)</w:t>
        </w:r>
      </w:ins>
      <w:r w:rsidRPr="00292DC6">
        <w:rPr>
          <w:szCs w:val="24"/>
          <w:lang w:val="en-US"/>
        </w:rPr>
        <w:t xml:space="preserve"> was composed </w:t>
      </w:r>
      <w:r>
        <w:rPr>
          <w:szCs w:val="24"/>
          <w:lang w:val="en-US"/>
        </w:rPr>
        <w:t>from</w:t>
      </w:r>
      <w:r w:rsidRPr="00292DC6">
        <w:rPr>
          <w:szCs w:val="24"/>
          <w:lang w:val="en-US"/>
        </w:rPr>
        <w:t xml:space="preserve"> several data sources published by reference institutions in this </w:t>
      </w:r>
      <w:r w:rsidR="009C516F">
        <w:rPr>
          <w:szCs w:val="24"/>
          <w:lang w:val="en-US"/>
        </w:rPr>
        <w:t>field</w:t>
      </w:r>
      <w:r w:rsidRPr="00292DC6">
        <w:rPr>
          <w:szCs w:val="24"/>
          <w:lang w:val="en-US"/>
        </w:rPr>
        <w:t>.</w:t>
      </w:r>
      <w:r w:rsidR="009C516F">
        <w:rPr>
          <w:szCs w:val="24"/>
          <w:lang w:val="en-US"/>
        </w:rPr>
        <w:t xml:space="preserve"> </w:t>
      </w:r>
      <w:r w:rsidR="009C516F" w:rsidRPr="00292DC6">
        <w:rPr>
          <w:szCs w:val="24"/>
          <w:lang w:val="en-US"/>
        </w:rPr>
        <w:t>The generated models are</w:t>
      </w:r>
      <w:r w:rsidR="009C516F">
        <w:rPr>
          <w:szCs w:val="24"/>
          <w:lang w:val="en-US"/>
        </w:rPr>
        <w:t xml:space="preserve"> qualitatively</w:t>
      </w:r>
      <w:r w:rsidR="009C516F" w:rsidRPr="00292DC6">
        <w:rPr>
          <w:szCs w:val="24"/>
          <w:lang w:val="en-US"/>
        </w:rPr>
        <w:t xml:space="preserve"> </w:t>
      </w:r>
      <w:r w:rsidR="009C516F">
        <w:rPr>
          <w:szCs w:val="24"/>
          <w:lang w:val="en-US"/>
        </w:rPr>
        <w:t>evaluated</w:t>
      </w:r>
      <w:r w:rsidR="009C516F" w:rsidRPr="00292DC6">
        <w:rPr>
          <w:szCs w:val="24"/>
          <w:lang w:val="en-US"/>
        </w:rPr>
        <w:t xml:space="preserve"> </w:t>
      </w:r>
      <w:r w:rsidR="009C516F">
        <w:rPr>
          <w:szCs w:val="24"/>
          <w:lang w:val="en-US"/>
        </w:rPr>
        <w:t>in their ability to represent technical terms in the O&amp;</w:t>
      </w:r>
      <w:r w:rsidR="009C516F" w:rsidRPr="00292DC6">
        <w:rPr>
          <w:szCs w:val="24"/>
          <w:lang w:val="en-US"/>
        </w:rPr>
        <w:t xml:space="preserve">G </w:t>
      </w:r>
      <w:r w:rsidR="009C516F">
        <w:rPr>
          <w:szCs w:val="24"/>
          <w:lang w:val="en-US"/>
        </w:rPr>
        <w:t>domain.</w:t>
      </w:r>
      <w:r w:rsidRPr="00292DC6">
        <w:rPr>
          <w:szCs w:val="24"/>
          <w:lang w:val="en-US"/>
        </w:rPr>
        <w:t xml:space="preserve"> </w:t>
      </w:r>
      <w:r w:rsidR="000A4150">
        <w:rPr>
          <w:szCs w:val="24"/>
          <w:lang w:val="en-US"/>
        </w:rPr>
        <w:t xml:space="preserve">We describe </w:t>
      </w:r>
      <w:r w:rsidR="009C516F">
        <w:rPr>
          <w:szCs w:val="24"/>
          <w:lang w:val="en-US"/>
        </w:rPr>
        <w:t xml:space="preserve">each step, since </w:t>
      </w:r>
      <w:r w:rsidRPr="00214F1B">
        <w:rPr>
          <w:szCs w:val="24"/>
          <w:lang w:val="en-US"/>
        </w:rPr>
        <w:t xml:space="preserve">pre-processing, training and </w:t>
      </w:r>
      <w:r w:rsidR="009C516F">
        <w:rPr>
          <w:szCs w:val="24"/>
          <w:lang w:val="en-US"/>
        </w:rPr>
        <w:t xml:space="preserve">the </w:t>
      </w:r>
      <w:r w:rsidRPr="00214F1B">
        <w:rPr>
          <w:szCs w:val="24"/>
          <w:lang w:val="en-US"/>
        </w:rPr>
        <w:t xml:space="preserve">results obtained in the qualitative analysis. </w:t>
      </w:r>
      <w:r w:rsidRPr="000A4150">
        <w:rPr>
          <w:szCs w:val="24"/>
          <w:lang w:val="en-US"/>
        </w:rPr>
        <w:t>Finally, the scripts, corpus and algorithms used in the study, as well as the generated models, are made available for public use</w:t>
      </w:r>
      <w:r w:rsidR="000A4150">
        <w:rPr>
          <w:szCs w:val="24"/>
          <w:lang w:val="en-US"/>
        </w:rPr>
        <w:t>.</w:t>
      </w:r>
    </w:p>
    <w:p w14:paraId="7D9ABC54" w14:textId="40DD4636" w:rsidR="0094763C" w:rsidRPr="00B80D40" w:rsidRDefault="0094763C" w:rsidP="00A00CCE">
      <w:pPr>
        <w:pStyle w:val="ResumoAbstract"/>
        <w:jc w:val="left"/>
        <w:rPr>
          <w:b/>
          <w:szCs w:val="24"/>
          <w:lang w:val="en-US"/>
        </w:rPr>
      </w:pPr>
      <w:r w:rsidRPr="00B80D40">
        <w:rPr>
          <w:b/>
          <w:szCs w:val="24"/>
          <w:lang w:val="en-US"/>
        </w:rPr>
        <w:t xml:space="preserve">Keywords: </w:t>
      </w:r>
      <w:r w:rsidR="00891425">
        <w:rPr>
          <w:szCs w:val="24"/>
          <w:lang w:val="en-US"/>
        </w:rPr>
        <w:t xml:space="preserve">Word </w:t>
      </w:r>
      <w:r w:rsidR="00B80D40" w:rsidRPr="000961E8">
        <w:rPr>
          <w:szCs w:val="24"/>
          <w:lang w:val="en-US"/>
        </w:rPr>
        <w:t>Embeddings</w:t>
      </w:r>
      <w:r w:rsidR="00891425">
        <w:rPr>
          <w:szCs w:val="24"/>
          <w:lang w:val="en-US"/>
        </w:rPr>
        <w:t>,</w:t>
      </w:r>
      <w:r w:rsidR="00B80D40" w:rsidRPr="000961E8">
        <w:rPr>
          <w:szCs w:val="24"/>
          <w:lang w:val="en-US"/>
        </w:rPr>
        <w:t xml:space="preserve"> O&amp;G, </w:t>
      </w:r>
      <w:r w:rsidR="001E0D9B">
        <w:rPr>
          <w:szCs w:val="24"/>
          <w:lang w:val="en-US"/>
        </w:rPr>
        <w:t>AI</w:t>
      </w:r>
      <w:r w:rsidR="00597D8B">
        <w:rPr>
          <w:szCs w:val="24"/>
          <w:lang w:val="en-US"/>
        </w:rPr>
        <w:t>, NLP</w:t>
      </w:r>
    </w:p>
    <w:p w14:paraId="3437D515" w14:textId="77777777" w:rsidR="00A00CCE" w:rsidRPr="005C2F1D" w:rsidDel="002772B4" w:rsidRDefault="00A00CCE" w:rsidP="001D13AA">
      <w:pPr>
        <w:pStyle w:val="ResumoAbstract"/>
        <w:spacing w:line="360" w:lineRule="auto"/>
        <w:jc w:val="left"/>
        <w:rPr>
          <w:del w:id="11" w:author="Diogo da Silva Magalhaes Gomes" w:date="2018-07-12T10:40:00Z"/>
          <w:color w:val="0000FF"/>
          <w:szCs w:val="24"/>
          <w:lang w:val="en-US"/>
        </w:rPr>
      </w:pPr>
    </w:p>
    <w:p w14:paraId="5CF65620" w14:textId="26F443FE" w:rsidR="0094763C" w:rsidRDefault="0094763C" w:rsidP="001D13AA">
      <w:pPr>
        <w:pStyle w:val="ResumoAbstract"/>
        <w:spacing w:line="360" w:lineRule="auto"/>
        <w:jc w:val="left"/>
        <w:rPr>
          <w:color w:val="0000FF"/>
          <w:szCs w:val="24"/>
          <w:lang w:val="en-US"/>
        </w:rPr>
      </w:pPr>
    </w:p>
    <w:p w14:paraId="03E13308" w14:textId="685A243F" w:rsidR="00214F1B" w:rsidRDefault="00214F1B" w:rsidP="001D13AA">
      <w:pPr>
        <w:pStyle w:val="ResumoAbstract"/>
        <w:spacing w:line="360" w:lineRule="auto"/>
        <w:jc w:val="left"/>
        <w:rPr>
          <w:color w:val="0000FF"/>
          <w:szCs w:val="24"/>
          <w:lang w:val="en-US"/>
        </w:rPr>
      </w:pPr>
    </w:p>
    <w:p w14:paraId="7152FF1C" w14:textId="77777777" w:rsidR="00A00CCE" w:rsidRPr="000C0C9F" w:rsidRDefault="00A00CCE" w:rsidP="00A00CCE">
      <w:pPr>
        <w:pStyle w:val="Corpodetexto2"/>
        <w:jc w:val="left"/>
      </w:pPr>
      <w:r w:rsidRPr="000C0C9F">
        <w:rPr>
          <w:color w:val="auto"/>
        </w:rPr>
        <w:lastRenderedPageBreak/>
        <w:t xml:space="preserve">1. Introdução </w:t>
      </w:r>
    </w:p>
    <w:p w14:paraId="1811CE2F" w14:textId="77777777" w:rsidR="00A00CCE" w:rsidRPr="005C2F1D" w:rsidRDefault="00A00CCE" w:rsidP="00A00CCE">
      <w:pPr>
        <w:pStyle w:val="Corpodetexto2"/>
        <w:rPr>
          <w:b w:val="0"/>
          <w:color w:val="0000FF"/>
          <w:szCs w:val="24"/>
        </w:rPr>
      </w:pPr>
    </w:p>
    <w:p w14:paraId="7E1FA209" w14:textId="11C01413" w:rsidR="000961E8" w:rsidRPr="009070B3" w:rsidRDefault="000961E8" w:rsidP="005668D7">
      <w:pPr>
        <w:pStyle w:val="Corpodetexto2"/>
        <w:ind w:firstLine="851"/>
        <w:rPr>
          <w:b w:val="0"/>
          <w:strike/>
          <w:color w:val="auto"/>
          <w:szCs w:val="24"/>
        </w:rPr>
      </w:pPr>
      <w:r w:rsidRPr="000961E8">
        <w:rPr>
          <w:b w:val="0"/>
          <w:color w:val="auto"/>
          <w:szCs w:val="24"/>
        </w:rPr>
        <w:t>Em tempos da chamada transformação digital (WORLD ECONOMIC FORUM, 2017), essencialmente apoiada por uma ampla disponibilidade de técnicas de ciência de dados e inteligência artificial, a indústria de óleo e gás (O&amp;G) tem sido continuamente desafiada a extrair mais conhecimento a partir de suas bases de dados atualmente disponíveis, reforçando seus investimentos na adoção de tecnologias digitais no intuito de obter um melhor aproveitamento dessas informações.</w:t>
      </w:r>
      <w:r w:rsidR="00B153EE">
        <w:rPr>
          <w:b w:val="0"/>
          <w:color w:val="auto"/>
          <w:szCs w:val="24"/>
        </w:rPr>
        <w:t xml:space="preserve"> Estima-se que uma fração de 80% desses dados sejam </w:t>
      </w:r>
      <w:r w:rsidR="009070B3">
        <w:rPr>
          <w:b w:val="0"/>
          <w:color w:val="auto"/>
          <w:szCs w:val="24"/>
        </w:rPr>
        <w:t xml:space="preserve">armazenados em formatos não </w:t>
      </w:r>
      <w:r w:rsidR="00B153EE">
        <w:rPr>
          <w:b w:val="0"/>
          <w:color w:val="auto"/>
          <w:szCs w:val="24"/>
        </w:rPr>
        <w:t>estruturad</w:t>
      </w:r>
      <w:r w:rsidR="009070B3">
        <w:rPr>
          <w:b w:val="0"/>
          <w:color w:val="auto"/>
          <w:szCs w:val="24"/>
        </w:rPr>
        <w:t>o</w:t>
      </w:r>
      <w:r w:rsidR="00B153EE">
        <w:rPr>
          <w:b w:val="0"/>
          <w:color w:val="auto"/>
          <w:szCs w:val="24"/>
        </w:rPr>
        <w:t xml:space="preserve">s </w:t>
      </w:r>
      <w:r w:rsidR="00B153EE" w:rsidRPr="000961E8">
        <w:rPr>
          <w:b w:val="0"/>
          <w:color w:val="auto"/>
          <w:szCs w:val="24"/>
        </w:rPr>
        <w:t>(BLINSTON</w:t>
      </w:r>
      <w:r w:rsidR="00B153EE">
        <w:rPr>
          <w:b w:val="0"/>
          <w:color w:val="auto"/>
          <w:szCs w:val="24"/>
        </w:rPr>
        <w:t xml:space="preserve"> e</w:t>
      </w:r>
      <w:r w:rsidR="00B153EE" w:rsidRPr="000961E8">
        <w:rPr>
          <w:b w:val="0"/>
          <w:color w:val="auto"/>
          <w:szCs w:val="24"/>
        </w:rPr>
        <w:t xml:space="preserve"> BLONDELLE, 2017)</w:t>
      </w:r>
      <w:r w:rsidR="00B153EE">
        <w:rPr>
          <w:b w:val="0"/>
          <w:color w:val="auto"/>
          <w:szCs w:val="24"/>
        </w:rPr>
        <w:t xml:space="preserve">, pressupondo </w:t>
      </w:r>
      <w:r w:rsidR="00B153EE" w:rsidRPr="000961E8">
        <w:rPr>
          <w:b w:val="0"/>
          <w:color w:val="auto"/>
          <w:szCs w:val="24"/>
        </w:rPr>
        <w:t>a existência de valiosas informações possivelmente dispersas em diversas bases não utilizadas em seu completo potencial</w:t>
      </w:r>
      <w:r w:rsidR="00B153EE">
        <w:rPr>
          <w:b w:val="0"/>
          <w:color w:val="auto"/>
          <w:szCs w:val="24"/>
        </w:rPr>
        <w:t xml:space="preserve">, </w:t>
      </w:r>
      <w:r w:rsidR="00B153EE" w:rsidRPr="000961E8">
        <w:rPr>
          <w:b w:val="0"/>
          <w:color w:val="auto"/>
          <w:szCs w:val="24"/>
        </w:rPr>
        <w:t xml:space="preserve">ocultas em documentos tais como artigos e estudos técnicos, análises laboratoriais, </w:t>
      </w:r>
      <w:r w:rsidR="00B153EE" w:rsidRPr="009070B3">
        <w:rPr>
          <w:b w:val="0"/>
          <w:i/>
          <w:color w:val="auto"/>
          <w:szCs w:val="24"/>
        </w:rPr>
        <w:t>logs</w:t>
      </w:r>
      <w:r w:rsidR="00B153EE" w:rsidRPr="000961E8">
        <w:rPr>
          <w:b w:val="0"/>
          <w:color w:val="auto"/>
          <w:szCs w:val="24"/>
        </w:rPr>
        <w:t xml:space="preserve"> de operação, </w:t>
      </w:r>
      <w:r w:rsidR="00B153EE" w:rsidRPr="001C64F9">
        <w:rPr>
          <w:b w:val="0"/>
          <w:color w:val="auto"/>
          <w:szCs w:val="24"/>
        </w:rPr>
        <w:t>publicações, periódicos e relatórios diversos</w:t>
      </w:r>
      <w:r w:rsidR="00B153EE">
        <w:rPr>
          <w:b w:val="0"/>
          <w:color w:val="auto"/>
          <w:szCs w:val="24"/>
        </w:rPr>
        <w:t>.</w:t>
      </w:r>
      <w:r w:rsidR="009070B3">
        <w:rPr>
          <w:b w:val="0"/>
          <w:color w:val="auto"/>
          <w:szCs w:val="24"/>
        </w:rPr>
        <w:t xml:space="preserve"> </w:t>
      </w:r>
    </w:p>
    <w:p w14:paraId="1E981F9E" w14:textId="5B77B0A4" w:rsidR="000961E8" w:rsidRPr="000961E8" w:rsidRDefault="000961E8" w:rsidP="00AA0CA6">
      <w:pPr>
        <w:pStyle w:val="Corpodetexto2"/>
        <w:ind w:firstLine="851"/>
        <w:rPr>
          <w:b w:val="0"/>
          <w:color w:val="auto"/>
          <w:szCs w:val="24"/>
        </w:rPr>
      </w:pPr>
      <w:r w:rsidRPr="000961E8">
        <w:rPr>
          <w:b w:val="0"/>
          <w:color w:val="auto"/>
          <w:szCs w:val="24"/>
        </w:rPr>
        <w:t xml:space="preserve">Para viabilizar o acesso a </w:t>
      </w:r>
      <w:r w:rsidR="009070B3">
        <w:rPr>
          <w:b w:val="0"/>
          <w:color w:val="auto"/>
          <w:szCs w:val="24"/>
        </w:rPr>
        <w:t>essas informações</w:t>
      </w:r>
      <w:r w:rsidRPr="000961E8">
        <w:rPr>
          <w:b w:val="0"/>
          <w:color w:val="auto"/>
          <w:szCs w:val="24"/>
        </w:rPr>
        <w:t>, diversos algoritmos de processamento de linguagem natural (</w:t>
      </w:r>
      <w:r w:rsidR="00F356A3">
        <w:rPr>
          <w:b w:val="0"/>
          <w:color w:val="auto"/>
          <w:szCs w:val="24"/>
        </w:rPr>
        <w:t>PLN</w:t>
      </w:r>
      <w:r w:rsidRPr="000961E8">
        <w:rPr>
          <w:b w:val="0"/>
          <w:color w:val="auto"/>
          <w:szCs w:val="24"/>
        </w:rPr>
        <w:t xml:space="preserve">) e </w:t>
      </w:r>
      <w:r w:rsidR="004C475F">
        <w:rPr>
          <w:b w:val="0"/>
          <w:color w:val="auto"/>
          <w:szCs w:val="24"/>
        </w:rPr>
        <w:t>aprendizado profundo (</w:t>
      </w:r>
      <w:r w:rsidRPr="00597FD6">
        <w:rPr>
          <w:b w:val="0"/>
          <w:i/>
          <w:color w:val="auto"/>
          <w:szCs w:val="24"/>
        </w:rPr>
        <w:t>deep learning</w:t>
      </w:r>
      <w:r w:rsidR="004C475F">
        <w:rPr>
          <w:b w:val="0"/>
          <w:color w:val="auto"/>
          <w:szCs w:val="24"/>
        </w:rPr>
        <w:t>)</w:t>
      </w:r>
      <w:r w:rsidRPr="000961E8">
        <w:rPr>
          <w:b w:val="0"/>
          <w:color w:val="auto"/>
          <w:szCs w:val="24"/>
        </w:rPr>
        <w:t xml:space="preserve"> (LECUN</w:t>
      </w:r>
      <w:r w:rsidR="006E354D">
        <w:rPr>
          <w:b w:val="0"/>
          <w:color w:val="auto"/>
          <w:szCs w:val="24"/>
        </w:rPr>
        <w:t xml:space="preserve"> et al</w:t>
      </w:r>
      <w:r w:rsidR="00802ACA">
        <w:rPr>
          <w:b w:val="0"/>
          <w:color w:val="auto"/>
          <w:szCs w:val="24"/>
        </w:rPr>
        <w:t>.</w:t>
      </w:r>
      <w:r w:rsidRPr="000961E8">
        <w:rPr>
          <w:b w:val="0"/>
          <w:color w:val="auto"/>
          <w:szCs w:val="24"/>
        </w:rPr>
        <w:t>, 2015; GOODFELLOW</w:t>
      </w:r>
      <w:r w:rsidR="006E354D">
        <w:rPr>
          <w:b w:val="0"/>
          <w:color w:val="auto"/>
          <w:szCs w:val="24"/>
        </w:rPr>
        <w:t xml:space="preserve"> et al</w:t>
      </w:r>
      <w:r w:rsidR="00802ACA">
        <w:rPr>
          <w:b w:val="0"/>
          <w:color w:val="auto"/>
          <w:szCs w:val="24"/>
        </w:rPr>
        <w:t>.</w:t>
      </w:r>
      <w:r w:rsidRPr="000961E8">
        <w:rPr>
          <w:b w:val="0"/>
          <w:color w:val="auto"/>
          <w:szCs w:val="24"/>
        </w:rPr>
        <w:t xml:space="preserve">, 2016) têm sido utilizados para lidar com o desafio de extrair conhecimento a partir </w:t>
      </w:r>
      <w:r w:rsidR="00F356A3">
        <w:rPr>
          <w:b w:val="0"/>
          <w:color w:val="auto"/>
          <w:szCs w:val="24"/>
        </w:rPr>
        <w:t>desse</w:t>
      </w:r>
      <w:r w:rsidRPr="000961E8">
        <w:rPr>
          <w:b w:val="0"/>
          <w:color w:val="auto"/>
          <w:szCs w:val="24"/>
        </w:rPr>
        <w:t xml:space="preserve"> vasto conteúdo em formato textual, representando um papel cada vez mais significativo no processo decisório das corporações. Como algoritmos </w:t>
      </w:r>
      <w:r w:rsidR="00F356A3">
        <w:rPr>
          <w:b w:val="0"/>
          <w:color w:val="auto"/>
          <w:szCs w:val="24"/>
        </w:rPr>
        <w:t>desse</w:t>
      </w:r>
      <w:r w:rsidRPr="000961E8">
        <w:rPr>
          <w:b w:val="0"/>
          <w:color w:val="auto"/>
          <w:szCs w:val="24"/>
        </w:rPr>
        <w:t xml:space="preserve"> tipo consistem no uso de palavras como dados de entrada, é necessário utilizar-se de abstrações matemáticas para promover uma representação adequada para cada termo do vocabulário, </w:t>
      </w:r>
      <w:r w:rsidR="007C564F">
        <w:rPr>
          <w:b w:val="0"/>
          <w:color w:val="auto"/>
          <w:szCs w:val="24"/>
        </w:rPr>
        <w:t>preferencialmente considerando</w:t>
      </w:r>
      <w:r w:rsidRPr="000961E8">
        <w:rPr>
          <w:b w:val="0"/>
          <w:color w:val="auto"/>
          <w:szCs w:val="24"/>
        </w:rPr>
        <w:t xml:space="preserve"> o seu significado dentro de um determinado contexto. Estudos recentes demonstram que</w:t>
      </w:r>
      <w:r w:rsidR="004C475F">
        <w:rPr>
          <w:b w:val="0"/>
          <w:color w:val="auto"/>
          <w:szCs w:val="24"/>
        </w:rPr>
        <w:t xml:space="preserve"> algoritmos de vetorização de palavras</w:t>
      </w:r>
      <w:r w:rsidRPr="000961E8">
        <w:rPr>
          <w:b w:val="0"/>
          <w:color w:val="auto"/>
          <w:szCs w:val="24"/>
        </w:rPr>
        <w:t xml:space="preserve"> </w:t>
      </w:r>
      <w:r w:rsidR="004C475F">
        <w:rPr>
          <w:b w:val="0"/>
          <w:color w:val="auto"/>
          <w:szCs w:val="24"/>
        </w:rPr>
        <w:t>(</w:t>
      </w:r>
      <w:r w:rsidRPr="00597FD6">
        <w:rPr>
          <w:b w:val="0"/>
          <w:i/>
          <w:color w:val="auto"/>
          <w:szCs w:val="24"/>
        </w:rPr>
        <w:t>word embeddings</w:t>
      </w:r>
      <w:r w:rsidR="004C475F">
        <w:rPr>
          <w:b w:val="0"/>
          <w:color w:val="auto"/>
          <w:szCs w:val="24"/>
        </w:rPr>
        <w:t>)</w:t>
      </w:r>
      <w:r w:rsidRPr="000961E8">
        <w:rPr>
          <w:b w:val="0"/>
          <w:color w:val="auto"/>
          <w:szCs w:val="24"/>
        </w:rPr>
        <w:t xml:space="preserve"> podem prover tais representações de forma eficiente, sendo capazes de capturar relações de similaridade sintática e semântica entre as palavras em função do contexto em que ocorrem (MIKOLOV et al</w:t>
      </w:r>
      <w:r w:rsidR="00802ACA">
        <w:rPr>
          <w:b w:val="0"/>
          <w:color w:val="auto"/>
          <w:szCs w:val="24"/>
        </w:rPr>
        <w:t>.</w:t>
      </w:r>
      <w:r w:rsidR="008C08F2">
        <w:rPr>
          <w:b w:val="0"/>
          <w:color w:val="auto"/>
          <w:szCs w:val="24"/>
        </w:rPr>
        <w:t>, 2013a</w:t>
      </w:r>
      <w:r w:rsidR="00802ACA" w:rsidRPr="000961E8">
        <w:rPr>
          <w:b w:val="0"/>
          <w:color w:val="auto"/>
          <w:szCs w:val="24"/>
        </w:rPr>
        <w:t xml:space="preserve">, </w:t>
      </w:r>
      <w:r w:rsidRPr="000961E8">
        <w:rPr>
          <w:b w:val="0"/>
          <w:color w:val="auto"/>
          <w:szCs w:val="24"/>
        </w:rPr>
        <w:t>2013b; HARTMAN et al</w:t>
      </w:r>
      <w:r w:rsidR="00802ACA">
        <w:rPr>
          <w:b w:val="0"/>
          <w:color w:val="auto"/>
          <w:szCs w:val="24"/>
        </w:rPr>
        <w:t>.</w:t>
      </w:r>
      <w:r w:rsidRPr="000961E8">
        <w:rPr>
          <w:b w:val="0"/>
          <w:color w:val="auto"/>
          <w:szCs w:val="24"/>
        </w:rPr>
        <w:t xml:space="preserve">, 2017). </w:t>
      </w:r>
    </w:p>
    <w:p w14:paraId="27D531AA" w14:textId="767D3731" w:rsidR="00720D87" w:rsidRDefault="000961E8" w:rsidP="00516120">
      <w:pPr>
        <w:pStyle w:val="Corpodetexto2"/>
        <w:ind w:firstLine="851"/>
        <w:rPr>
          <w:b w:val="0"/>
          <w:color w:val="auto"/>
          <w:szCs w:val="24"/>
        </w:rPr>
      </w:pPr>
      <w:r w:rsidRPr="000961E8">
        <w:rPr>
          <w:b w:val="0"/>
          <w:color w:val="auto"/>
          <w:szCs w:val="24"/>
        </w:rPr>
        <w:t>O processo de</w:t>
      </w:r>
      <w:r w:rsidR="004C475F">
        <w:rPr>
          <w:b w:val="0"/>
          <w:color w:val="auto"/>
          <w:szCs w:val="24"/>
        </w:rPr>
        <w:t xml:space="preserve"> vetorização de palavras</w:t>
      </w:r>
      <w:r w:rsidRPr="000961E8">
        <w:rPr>
          <w:b w:val="0"/>
          <w:color w:val="auto"/>
          <w:szCs w:val="24"/>
        </w:rPr>
        <w:t xml:space="preserve"> demanda a utilização de um grande </w:t>
      </w:r>
      <w:r w:rsidR="00720D87">
        <w:rPr>
          <w:b w:val="0"/>
          <w:color w:val="auto"/>
          <w:szCs w:val="24"/>
        </w:rPr>
        <w:t xml:space="preserve">volume de dados </w:t>
      </w:r>
      <w:r w:rsidRPr="000961E8">
        <w:rPr>
          <w:b w:val="0"/>
          <w:color w:val="auto"/>
          <w:szCs w:val="24"/>
        </w:rPr>
        <w:t>no formato texto</w:t>
      </w:r>
      <w:r w:rsidR="009D2189">
        <w:rPr>
          <w:b w:val="0"/>
          <w:color w:val="auto"/>
          <w:szCs w:val="24"/>
        </w:rPr>
        <w:t xml:space="preserve"> (</w:t>
      </w:r>
      <w:r w:rsidR="009D2189" w:rsidRPr="009D2189">
        <w:rPr>
          <w:b w:val="0"/>
          <w:color w:val="auto"/>
          <w:szCs w:val="24"/>
        </w:rPr>
        <w:t>corpus</w:t>
      </w:r>
      <w:r w:rsidR="009D2189">
        <w:rPr>
          <w:b w:val="0"/>
          <w:color w:val="auto"/>
          <w:szCs w:val="24"/>
        </w:rPr>
        <w:t>)</w:t>
      </w:r>
      <w:r w:rsidRPr="000961E8">
        <w:rPr>
          <w:b w:val="0"/>
          <w:color w:val="auto"/>
          <w:szCs w:val="24"/>
        </w:rPr>
        <w:t xml:space="preserve">, </w:t>
      </w:r>
      <w:r w:rsidR="00A12D5E">
        <w:rPr>
          <w:b w:val="0"/>
          <w:color w:val="auto"/>
          <w:szCs w:val="24"/>
        </w:rPr>
        <w:t xml:space="preserve">porém </w:t>
      </w:r>
      <w:r w:rsidR="00720D87">
        <w:rPr>
          <w:b w:val="0"/>
          <w:color w:val="auto"/>
          <w:szCs w:val="24"/>
        </w:rPr>
        <w:t xml:space="preserve">muitas vezes </w:t>
      </w:r>
      <w:r w:rsidR="000B3616">
        <w:rPr>
          <w:b w:val="0"/>
          <w:color w:val="auto"/>
          <w:szCs w:val="24"/>
        </w:rPr>
        <w:t>esses</w:t>
      </w:r>
      <w:r w:rsidR="00A12D5E">
        <w:rPr>
          <w:b w:val="0"/>
          <w:color w:val="auto"/>
          <w:szCs w:val="24"/>
        </w:rPr>
        <w:t xml:space="preserve"> dados não estão disponíveis </w:t>
      </w:r>
      <w:r w:rsidR="00720D87">
        <w:rPr>
          <w:b w:val="0"/>
          <w:color w:val="auto"/>
          <w:szCs w:val="24"/>
        </w:rPr>
        <w:t xml:space="preserve">para utilização no escopo dos projetos de </w:t>
      </w:r>
      <w:r w:rsidR="000B3616">
        <w:rPr>
          <w:b w:val="0"/>
          <w:color w:val="auto"/>
          <w:szCs w:val="24"/>
        </w:rPr>
        <w:t>PLN</w:t>
      </w:r>
      <w:r w:rsidR="00720D87">
        <w:rPr>
          <w:b w:val="0"/>
          <w:color w:val="auto"/>
          <w:szCs w:val="24"/>
        </w:rPr>
        <w:t xml:space="preserve"> em </w:t>
      </w:r>
      <w:r w:rsidR="00F9074F">
        <w:rPr>
          <w:b w:val="0"/>
          <w:color w:val="auto"/>
          <w:szCs w:val="24"/>
        </w:rPr>
        <w:t>desenvolvimento</w:t>
      </w:r>
      <w:r w:rsidR="00720D87">
        <w:rPr>
          <w:b w:val="0"/>
          <w:color w:val="auto"/>
          <w:szCs w:val="24"/>
        </w:rPr>
        <w:t xml:space="preserve">. Uma técnica comumente aplicável é denominada </w:t>
      </w:r>
      <w:r w:rsidR="004C475F">
        <w:rPr>
          <w:b w:val="0"/>
          <w:color w:val="auto"/>
          <w:szCs w:val="24"/>
        </w:rPr>
        <w:t>transferência de aprendizado (</w:t>
      </w:r>
      <w:r w:rsidR="00720D87" w:rsidRPr="00720D87">
        <w:rPr>
          <w:b w:val="0"/>
          <w:i/>
          <w:color w:val="auto"/>
          <w:szCs w:val="24"/>
        </w:rPr>
        <w:t>transfer learning</w:t>
      </w:r>
      <w:r w:rsidR="004C475F" w:rsidRPr="004C475F">
        <w:rPr>
          <w:b w:val="0"/>
          <w:color w:val="auto"/>
          <w:szCs w:val="24"/>
        </w:rPr>
        <w:t>)</w:t>
      </w:r>
      <w:r w:rsidR="00720D87">
        <w:rPr>
          <w:b w:val="0"/>
          <w:color w:val="auto"/>
          <w:szCs w:val="24"/>
        </w:rPr>
        <w:t xml:space="preserve">, que consiste </w:t>
      </w:r>
      <w:r w:rsidR="000255CB">
        <w:rPr>
          <w:b w:val="0"/>
          <w:color w:val="auto"/>
          <w:szCs w:val="24"/>
        </w:rPr>
        <w:t>em utilizar</w:t>
      </w:r>
      <w:r w:rsidR="00720D87">
        <w:rPr>
          <w:b w:val="0"/>
          <w:color w:val="auto"/>
          <w:szCs w:val="24"/>
        </w:rPr>
        <w:t xml:space="preserve"> </w:t>
      </w:r>
      <w:r w:rsidR="00A12D5E">
        <w:rPr>
          <w:b w:val="0"/>
          <w:color w:val="auto"/>
          <w:szCs w:val="24"/>
        </w:rPr>
        <w:t xml:space="preserve">nos algoritmos de </w:t>
      </w:r>
      <w:r w:rsidR="000B3616">
        <w:rPr>
          <w:b w:val="0"/>
          <w:color w:val="auto"/>
          <w:szCs w:val="24"/>
        </w:rPr>
        <w:t>PLN</w:t>
      </w:r>
      <w:r w:rsidR="00A12D5E">
        <w:rPr>
          <w:b w:val="0"/>
          <w:color w:val="auto"/>
          <w:szCs w:val="24"/>
        </w:rPr>
        <w:t xml:space="preserve"> </w:t>
      </w:r>
      <w:r w:rsidR="000255CB">
        <w:rPr>
          <w:b w:val="0"/>
          <w:color w:val="auto"/>
          <w:szCs w:val="24"/>
        </w:rPr>
        <w:t>modelos</w:t>
      </w:r>
      <w:r w:rsidR="00CB29C7">
        <w:rPr>
          <w:b w:val="0"/>
          <w:color w:val="auto"/>
          <w:szCs w:val="24"/>
        </w:rPr>
        <w:t xml:space="preserve"> de </w:t>
      </w:r>
      <w:r w:rsidR="00CB29C7" w:rsidRPr="00CB29C7">
        <w:rPr>
          <w:b w:val="0"/>
          <w:i/>
          <w:color w:val="auto"/>
          <w:szCs w:val="24"/>
        </w:rPr>
        <w:t>embeddings</w:t>
      </w:r>
      <w:r w:rsidR="000255CB">
        <w:rPr>
          <w:b w:val="0"/>
          <w:color w:val="auto"/>
          <w:szCs w:val="24"/>
        </w:rPr>
        <w:t xml:space="preserve"> </w:t>
      </w:r>
      <w:r w:rsidR="00720D87">
        <w:rPr>
          <w:b w:val="0"/>
          <w:color w:val="auto"/>
          <w:szCs w:val="24"/>
        </w:rPr>
        <w:t>pré-treinados</w:t>
      </w:r>
      <w:r w:rsidR="000255CB">
        <w:rPr>
          <w:b w:val="0"/>
          <w:color w:val="auto"/>
          <w:szCs w:val="24"/>
        </w:rPr>
        <w:t xml:space="preserve"> </w:t>
      </w:r>
      <w:r w:rsidR="00CB29C7">
        <w:rPr>
          <w:b w:val="0"/>
          <w:color w:val="auto"/>
          <w:szCs w:val="24"/>
        </w:rPr>
        <w:t>a partir de</w:t>
      </w:r>
      <w:r w:rsidR="00C037EF">
        <w:rPr>
          <w:b w:val="0"/>
          <w:color w:val="auto"/>
          <w:szCs w:val="24"/>
        </w:rPr>
        <w:t xml:space="preserve"> um</w:t>
      </w:r>
      <w:r w:rsidR="000255CB">
        <w:rPr>
          <w:b w:val="0"/>
          <w:color w:val="auto"/>
          <w:szCs w:val="24"/>
        </w:rPr>
        <w:t xml:space="preserve"> corpus de contexto geral</w:t>
      </w:r>
      <w:r w:rsidR="00720D87">
        <w:rPr>
          <w:b w:val="0"/>
          <w:color w:val="auto"/>
          <w:szCs w:val="24"/>
        </w:rPr>
        <w:t xml:space="preserve"> (</w:t>
      </w:r>
      <w:r w:rsidR="000255CB">
        <w:rPr>
          <w:b w:val="0"/>
          <w:color w:val="auto"/>
          <w:szCs w:val="24"/>
        </w:rPr>
        <w:t xml:space="preserve">CER et al., 2018). Algumas das principais implementações disponibilizam para uso público os seus modelos </w:t>
      </w:r>
      <w:r w:rsidR="00F9074F">
        <w:rPr>
          <w:b w:val="0"/>
          <w:color w:val="auto"/>
          <w:szCs w:val="24"/>
        </w:rPr>
        <w:t>de referência</w:t>
      </w:r>
      <w:r w:rsidR="000255CB">
        <w:rPr>
          <w:b w:val="0"/>
          <w:color w:val="auto"/>
          <w:szCs w:val="24"/>
        </w:rPr>
        <w:t xml:space="preserve">, como </w:t>
      </w:r>
      <w:r w:rsidR="00C037EF">
        <w:rPr>
          <w:b w:val="0"/>
          <w:color w:val="auto"/>
          <w:szCs w:val="24"/>
        </w:rPr>
        <w:t>W</w:t>
      </w:r>
      <w:r w:rsidR="000255CB" w:rsidRPr="000961E8">
        <w:rPr>
          <w:b w:val="0"/>
          <w:color w:val="auto"/>
          <w:szCs w:val="24"/>
        </w:rPr>
        <w:t>ord2vec (MIKOLOV et al</w:t>
      </w:r>
      <w:r w:rsidR="000255CB">
        <w:rPr>
          <w:b w:val="0"/>
          <w:color w:val="auto"/>
          <w:szCs w:val="24"/>
        </w:rPr>
        <w:t>., 2013a</w:t>
      </w:r>
      <w:ins w:id="12" w:author="Diogo da Silva Magalhaes Gomes" w:date="2018-07-12T09:47:00Z">
        <w:r w:rsidR="006F6BFE">
          <w:rPr>
            <w:b w:val="0"/>
            <w:color w:val="auto"/>
            <w:szCs w:val="24"/>
          </w:rPr>
          <w:t>, 2013b</w:t>
        </w:r>
      </w:ins>
      <w:r w:rsidR="000255CB" w:rsidRPr="000961E8">
        <w:rPr>
          <w:b w:val="0"/>
          <w:color w:val="auto"/>
          <w:szCs w:val="24"/>
        </w:rPr>
        <w:t xml:space="preserve">), </w:t>
      </w:r>
      <w:r w:rsidR="000255CB">
        <w:rPr>
          <w:b w:val="0"/>
          <w:color w:val="auto"/>
          <w:szCs w:val="24"/>
        </w:rPr>
        <w:t>F</w:t>
      </w:r>
      <w:r w:rsidR="000255CB" w:rsidRPr="000961E8">
        <w:rPr>
          <w:b w:val="0"/>
          <w:color w:val="auto"/>
          <w:szCs w:val="24"/>
        </w:rPr>
        <w:t>astText (BOJANOWSKI et al</w:t>
      </w:r>
      <w:r w:rsidR="000255CB">
        <w:rPr>
          <w:b w:val="0"/>
          <w:color w:val="auto"/>
          <w:szCs w:val="24"/>
        </w:rPr>
        <w:t>.</w:t>
      </w:r>
      <w:r w:rsidR="000255CB" w:rsidRPr="000961E8">
        <w:rPr>
          <w:b w:val="0"/>
          <w:color w:val="auto"/>
          <w:szCs w:val="24"/>
        </w:rPr>
        <w:t>, 2017) e GloVe (PENNINGTON et al</w:t>
      </w:r>
      <w:r w:rsidR="000255CB">
        <w:rPr>
          <w:b w:val="0"/>
          <w:color w:val="auto"/>
          <w:szCs w:val="24"/>
        </w:rPr>
        <w:t>.</w:t>
      </w:r>
      <w:r w:rsidR="000255CB" w:rsidRPr="000961E8">
        <w:rPr>
          <w:b w:val="0"/>
          <w:color w:val="auto"/>
          <w:szCs w:val="24"/>
        </w:rPr>
        <w:t>, 2014)</w:t>
      </w:r>
      <w:r w:rsidR="000255CB">
        <w:rPr>
          <w:b w:val="0"/>
          <w:color w:val="auto"/>
          <w:szCs w:val="24"/>
        </w:rPr>
        <w:t xml:space="preserve">. </w:t>
      </w:r>
      <w:r w:rsidR="002501F3">
        <w:rPr>
          <w:b w:val="0"/>
          <w:color w:val="auto"/>
          <w:szCs w:val="24"/>
        </w:rPr>
        <w:t>Esses</w:t>
      </w:r>
      <w:r w:rsidR="000255CB" w:rsidRPr="00A9050D">
        <w:rPr>
          <w:b w:val="0"/>
          <w:color w:val="auto"/>
          <w:szCs w:val="24"/>
        </w:rPr>
        <w:t xml:space="preserve"> modelos </w:t>
      </w:r>
      <w:r w:rsidR="00A9050D" w:rsidRPr="00A9050D">
        <w:rPr>
          <w:b w:val="0"/>
          <w:color w:val="auto"/>
          <w:szCs w:val="24"/>
        </w:rPr>
        <w:t xml:space="preserve">públicos de contexto geral </w:t>
      </w:r>
      <w:r w:rsidR="000255CB" w:rsidRPr="00A9050D">
        <w:rPr>
          <w:b w:val="0"/>
          <w:color w:val="auto"/>
          <w:szCs w:val="24"/>
        </w:rPr>
        <w:t xml:space="preserve">são </w:t>
      </w:r>
      <w:r w:rsidR="00A9050D" w:rsidRPr="00A9050D">
        <w:rPr>
          <w:b w:val="0"/>
          <w:color w:val="auto"/>
          <w:szCs w:val="24"/>
        </w:rPr>
        <w:t xml:space="preserve">comumente </w:t>
      </w:r>
      <w:r w:rsidR="000255CB" w:rsidRPr="00A9050D">
        <w:rPr>
          <w:b w:val="0"/>
          <w:color w:val="auto"/>
          <w:szCs w:val="24"/>
        </w:rPr>
        <w:t xml:space="preserve">denominados </w:t>
      </w:r>
      <w:r w:rsidR="000255CB" w:rsidRPr="00C037EF">
        <w:rPr>
          <w:b w:val="0"/>
          <w:i/>
          <w:color w:val="auto"/>
          <w:szCs w:val="24"/>
        </w:rPr>
        <w:t>embeddings</w:t>
      </w:r>
      <w:r w:rsidR="000255CB" w:rsidRPr="00A9050D">
        <w:rPr>
          <w:b w:val="0"/>
          <w:color w:val="auto"/>
          <w:szCs w:val="24"/>
        </w:rPr>
        <w:t xml:space="preserve"> globais.</w:t>
      </w:r>
      <w:r w:rsidR="00516120">
        <w:rPr>
          <w:b w:val="0"/>
          <w:color w:val="auto"/>
          <w:szCs w:val="24"/>
        </w:rPr>
        <w:t xml:space="preserve"> </w:t>
      </w:r>
    </w:p>
    <w:p w14:paraId="4D01BD0D" w14:textId="4C59759D" w:rsidR="000961E8" w:rsidRPr="000961E8" w:rsidRDefault="00CB29C7" w:rsidP="00AA0CA6">
      <w:pPr>
        <w:pStyle w:val="Corpodetexto2"/>
        <w:ind w:firstLine="851"/>
        <w:rPr>
          <w:b w:val="0"/>
          <w:color w:val="auto"/>
          <w:szCs w:val="24"/>
        </w:rPr>
      </w:pPr>
      <w:r>
        <w:rPr>
          <w:b w:val="0"/>
          <w:color w:val="auto"/>
          <w:szCs w:val="24"/>
        </w:rPr>
        <w:t>Contudo</w:t>
      </w:r>
      <w:r w:rsidR="000255CB">
        <w:rPr>
          <w:b w:val="0"/>
          <w:color w:val="auto"/>
          <w:szCs w:val="24"/>
        </w:rPr>
        <w:t>,</w:t>
      </w:r>
      <w:r w:rsidR="000961E8" w:rsidRPr="000961E8">
        <w:rPr>
          <w:b w:val="0"/>
          <w:color w:val="auto"/>
          <w:szCs w:val="24"/>
        </w:rPr>
        <w:t xml:space="preserve"> </w:t>
      </w:r>
      <w:r>
        <w:rPr>
          <w:b w:val="0"/>
          <w:color w:val="auto"/>
          <w:szCs w:val="24"/>
        </w:rPr>
        <w:t xml:space="preserve">realizar </w:t>
      </w:r>
      <w:r w:rsidR="000961E8" w:rsidRPr="000961E8">
        <w:rPr>
          <w:b w:val="0"/>
          <w:color w:val="auto"/>
          <w:szCs w:val="24"/>
        </w:rPr>
        <w:t xml:space="preserve">a </w:t>
      </w:r>
      <w:r>
        <w:rPr>
          <w:b w:val="0"/>
          <w:color w:val="auto"/>
          <w:szCs w:val="24"/>
        </w:rPr>
        <w:t xml:space="preserve">vetorização de palavras </w:t>
      </w:r>
      <w:r w:rsidR="000961E8" w:rsidRPr="000961E8">
        <w:rPr>
          <w:b w:val="0"/>
          <w:color w:val="auto"/>
          <w:szCs w:val="24"/>
        </w:rPr>
        <w:t xml:space="preserve">utilizando um corpus </w:t>
      </w:r>
      <w:r w:rsidR="00796A72">
        <w:rPr>
          <w:b w:val="0"/>
          <w:color w:val="auto"/>
          <w:szCs w:val="24"/>
        </w:rPr>
        <w:t>do domínio</w:t>
      </w:r>
      <w:r w:rsidR="009D2189">
        <w:rPr>
          <w:b w:val="0"/>
          <w:color w:val="auto"/>
          <w:szCs w:val="24"/>
        </w:rPr>
        <w:t xml:space="preserve"> específico</w:t>
      </w:r>
      <w:r w:rsidR="00796A72">
        <w:rPr>
          <w:b w:val="0"/>
          <w:color w:val="auto"/>
          <w:szCs w:val="24"/>
        </w:rPr>
        <w:t xml:space="preserve"> no qual o algoritmo de </w:t>
      </w:r>
      <w:r w:rsidR="000B3616">
        <w:rPr>
          <w:b w:val="0"/>
          <w:color w:val="auto"/>
          <w:szCs w:val="24"/>
        </w:rPr>
        <w:t xml:space="preserve">PLN </w:t>
      </w:r>
      <w:r w:rsidR="00796A72">
        <w:rPr>
          <w:b w:val="0"/>
          <w:color w:val="auto"/>
          <w:szCs w:val="24"/>
        </w:rPr>
        <w:t>será aplicado</w:t>
      </w:r>
      <w:r w:rsidR="000961E8" w:rsidRPr="000961E8">
        <w:rPr>
          <w:b w:val="0"/>
          <w:color w:val="auto"/>
          <w:szCs w:val="24"/>
        </w:rPr>
        <w:t xml:space="preserve"> pode melhorar significativamente a qualidade dos </w:t>
      </w:r>
      <w:r w:rsidR="004C475F">
        <w:rPr>
          <w:b w:val="0"/>
          <w:color w:val="auto"/>
          <w:szCs w:val="24"/>
        </w:rPr>
        <w:t>vetores</w:t>
      </w:r>
      <w:r w:rsidR="000961E8" w:rsidRPr="000961E8">
        <w:rPr>
          <w:b w:val="0"/>
          <w:color w:val="auto"/>
          <w:szCs w:val="24"/>
        </w:rPr>
        <w:t xml:space="preserve"> e, consequentemente, o desempenho </w:t>
      </w:r>
      <w:r w:rsidR="009D2189">
        <w:rPr>
          <w:b w:val="0"/>
          <w:color w:val="auto"/>
          <w:szCs w:val="24"/>
        </w:rPr>
        <w:t>dos</w:t>
      </w:r>
      <w:r w:rsidR="000961E8" w:rsidRPr="000961E8">
        <w:rPr>
          <w:b w:val="0"/>
          <w:color w:val="auto"/>
          <w:szCs w:val="24"/>
        </w:rPr>
        <w:t xml:space="preserve"> algoritmos que atuem nes</w:t>
      </w:r>
      <w:r w:rsidR="009D2189">
        <w:rPr>
          <w:b w:val="0"/>
          <w:color w:val="auto"/>
          <w:szCs w:val="24"/>
        </w:rPr>
        <w:t>s</w:t>
      </w:r>
      <w:r w:rsidR="000961E8" w:rsidRPr="000961E8">
        <w:rPr>
          <w:b w:val="0"/>
          <w:color w:val="auto"/>
          <w:szCs w:val="24"/>
        </w:rPr>
        <w:t xml:space="preserve">e </w:t>
      </w:r>
      <w:r w:rsidR="009D2189">
        <w:rPr>
          <w:b w:val="0"/>
          <w:color w:val="auto"/>
          <w:szCs w:val="24"/>
        </w:rPr>
        <w:t xml:space="preserve">domínio </w:t>
      </w:r>
      <w:r w:rsidR="00824673">
        <w:rPr>
          <w:b w:val="0"/>
          <w:color w:val="auto"/>
          <w:szCs w:val="24"/>
        </w:rPr>
        <w:t>(</w:t>
      </w:r>
      <w:r w:rsidR="00824673" w:rsidRPr="000961E8">
        <w:rPr>
          <w:b w:val="0"/>
          <w:color w:val="auto"/>
          <w:szCs w:val="24"/>
        </w:rPr>
        <w:t>L</w:t>
      </w:r>
      <w:r w:rsidR="00824673">
        <w:rPr>
          <w:b w:val="0"/>
          <w:color w:val="auto"/>
          <w:szCs w:val="24"/>
        </w:rPr>
        <w:t>AI</w:t>
      </w:r>
      <w:r w:rsidR="00824673" w:rsidRPr="000961E8">
        <w:rPr>
          <w:b w:val="0"/>
          <w:color w:val="auto"/>
          <w:szCs w:val="24"/>
        </w:rPr>
        <w:t xml:space="preserve"> et al</w:t>
      </w:r>
      <w:r w:rsidR="00824673">
        <w:rPr>
          <w:b w:val="0"/>
          <w:color w:val="auto"/>
          <w:szCs w:val="24"/>
        </w:rPr>
        <w:t xml:space="preserve">., </w:t>
      </w:r>
      <w:r w:rsidR="00824673" w:rsidRPr="000961E8">
        <w:rPr>
          <w:b w:val="0"/>
          <w:color w:val="auto"/>
          <w:szCs w:val="24"/>
        </w:rPr>
        <w:t>2016</w:t>
      </w:r>
      <w:r w:rsidR="00824673">
        <w:rPr>
          <w:b w:val="0"/>
          <w:color w:val="auto"/>
          <w:szCs w:val="24"/>
        </w:rPr>
        <w:t>; DIAZ et al., 2016)</w:t>
      </w:r>
      <w:r w:rsidR="00796A72">
        <w:rPr>
          <w:b w:val="0"/>
          <w:color w:val="auto"/>
          <w:szCs w:val="24"/>
        </w:rPr>
        <w:t>. Es</w:t>
      </w:r>
      <w:r w:rsidR="009D2189">
        <w:rPr>
          <w:b w:val="0"/>
          <w:color w:val="auto"/>
          <w:szCs w:val="24"/>
        </w:rPr>
        <w:t>s</w:t>
      </w:r>
      <w:r w:rsidR="00796A72">
        <w:rPr>
          <w:b w:val="0"/>
          <w:color w:val="auto"/>
          <w:szCs w:val="24"/>
        </w:rPr>
        <w:t xml:space="preserve">es </w:t>
      </w:r>
      <w:r w:rsidR="009D2189">
        <w:rPr>
          <w:b w:val="0"/>
          <w:color w:val="auto"/>
          <w:szCs w:val="24"/>
        </w:rPr>
        <w:t xml:space="preserve">vetores </w:t>
      </w:r>
      <w:r w:rsidR="00796A72">
        <w:rPr>
          <w:b w:val="0"/>
          <w:color w:val="auto"/>
          <w:szCs w:val="24"/>
        </w:rPr>
        <w:t xml:space="preserve">são </w:t>
      </w:r>
      <w:r w:rsidR="002501F3">
        <w:rPr>
          <w:b w:val="0"/>
          <w:color w:val="auto"/>
          <w:szCs w:val="24"/>
        </w:rPr>
        <w:t xml:space="preserve">treinados </w:t>
      </w:r>
      <w:r w:rsidR="00796A72">
        <w:rPr>
          <w:b w:val="0"/>
          <w:color w:val="auto"/>
          <w:szCs w:val="24"/>
        </w:rPr>
        <w:t xml:space="preserve">a partir de </w:t>
      </w:r>
      <w:r w:rsidR="00796A72" w:rsidRPr="000961E8">
        <w:rPr>
          <w:b w:val="0"/>
          <w:color w:val="auto"/>
          <w:szCs w:val="24"/>
        </w:rPr>
        <w:t xml:space="preserve">elementos textuais </w:t>
      </w:r>
      <w:r w:rsidR="00796A72">
        <w:rPr>
          <w:b w:val="0"/>
          <w:color w:val="auto"/>
          <w:szCs w:val="24"/>
        </w:rPr>
        <w:t xml:space="preserve">mais </w:t>
      </w:r>
      <w:r w:rsidR="00796A72" w:rsidRPr="000961E8">
        <w:rPr>
          <w:b w:val="0"/>
          <w:color w:val="auto"/>
          <w:szCs w:val="24"/>
        </w:rPr>
        <w:t xml:space="preserve">representativos </w:t>
      </w:r>
      <w:r w:rsidR="00796A72">
        <w:rPr>
          <w:b w:val="0"/>
          <w:color w:val="auto"/>
          <w:szCs w:val="24"/>
        </w:rPr>
        <w:t>do domínio e</w:t>
      </w:r>
      <w:r w:rsidR="0085002F">
        <w:rPr>
          <w:b w:val="0"/>
          <w:color w:val="auto"/>
          <w:szCs w:val="24"/>
        </w:rPr>
        <w:t>,</w:t>
      </w:r>
      <w:r w:rsidR="00796A72">
        <w:rPr>
          <w:b w:val="0"/>
          <w:color w:val="auto"/>
          <w:szCs w:val="24"/>
        </w:rPr>
        <w:t xml:space="preserve"> portanto</w:t>
      </w:r>
      <w:r w:rsidR="0085002F">
        <w:rPr>
          <w:b w:val="0"/>
          <w:color w:val="auto"/>
          <w:szCs w:val="24"/>
        </w:rPr>
        <w:t>,</w:t>
      </w:r>
      <w:r w:rsidR="00796A72">
        <w:rPr>
          <w:b w:val="0"/>
          <w:color w:val="auto"/>
          <w:szCs w:val="24"/>
        </w:rPr>
        <w:t xml:space="preserve"> </w:t>
      </w:r>
      <w:r w:rsidR="000961E8" w:rsidRPr="000961E8">
        <w:rPr>
          <w:b w:val="0"/>
          <w:color w:val="auto"/>
          <w:szCs w:val="24"/>
        </w:rPr>
        <w:t xml:space="preserve">conseguem representar mais adequadamente os termos técnicos </w:t>
      </w:r>
      <w:r w:rsidR="00796A72">
        <w:rPr>
          <w:b w:val="0"/>
          <w:color w:val="auto"/>
          <w:szCs w:val="24"/>
        </w:rPr>
        <w:t xml:space="preserve">específicos </w:t>
      </w:r>
      <w:r w:rsidR="00C037EF">
        <w:rPr>
          <w:b w:val="0"/>
          <w:color w:val="auto"/>
          <w:szCs w:val="24"/>
        </w:rPr>
        <w:t>de</w:t>
      </w:r>
      <w:r w:rsidR="000961E8" w:rsidRPr="000961E8">
        <w:rPr>
          <w:b w:val="0"/>
          <w:color w:val="auto"/>
          <w:szCs w:val="24"/>
        </w:rPr>
        <w:t xml:space="preserve"> seu vocabulário. Em um determinado contexto técnico, uma palavra pode assumir um significado completamente distinto, demandando assim representações adequadas a esta especialidade.</w:t>
      </w:r>
      <w:r w:rsidR="000255CB">
        <w:rPr>
          <w:b w:val="0"/>
          <w:color w:val="auto"/>
          <w:szCs w:val="24"/>
        </w:rPr>
        <w:t xml:space="preserve"> </w:t>
      </w:r>
      <w:r w:rsidR="002501F3">
        <w:rPr>
          <w:b w:val="0"/>
          <w:color w:val="auto"/>
          <w:szCs w:val="24"/>
        </w:rPr>
        <w:t xml:space="preserve">Esses </w:t>
      </w:r>
      <w:r w:rsidR="002501F3" w:rsidRPr="002501F3">
        <w:rPr>
          <w:b w:val="0"/>
          <w:i/>
          <w:color w:val="auto"/>
          <w:szCs w:val="24"/>
        </w:rPr>
        <w:t>embeddings</w:t>
      </w:r>
      <w:r w:rsidR="002501F3">
        <w:rPr>
          <w:b w:val="0"/>
          <w:color w:val="auto"/>
          <w:szCs w:val="24"/>
        </w:rPr>
        <w:t xml:space="preserve"> </w:t>
      </w:r>
      <w:r w:rsidR="000255CB" w:rsidRPr="00796A72">
        <w:rPr>
          <w:b w:val="0"/>
          <w:color w:val="auto"/>
          <w:szCs w:val="24"/>
        </w:rPr>
        <w:t>são chamados de domínio específico, ou locais.</w:t>
      </w:r>
    </w:p>
    <w:p w14:paraId="56BE6E98" w14:textId="4FD67ACB" w:rsidR="000961E8" w:rsidRPr="000961E8" w:rsidRDefault="000961E8" w:rsidP="00AA0CA6">
      <w:pPr>
        <w:pStyle w:val="Corpodetexto2"/>
        <w:ind w:firstLine="851"/>
        <w:rPr>
          <w:b w:val="0"/>
          <w:color w:val="auto"/>
          <w:szCs w:val="24"/>
        </w:rPr>
      </w:pPr>
      <w:r w:rsidRPr="000961E8">
        <w:rPr>
          <w:b w:val="0"/>
          <w:color w:val="auto"/>
          <w:szCs w:val="24"/>
        </w:rPr>
        <w:t>Apenas recentemente alguns estudos se propuseram a disponibilizar modelos</w:t>
      </w:r>
      <w:r w:rsidR="00762075">
        <w:rPr>
          <w:b w:val="0"/>
          <w:color w:val="auto"/>
          <w:szCs w:val="24"/>
        </w:rPr>
        <w:t xml:space="preserve"> </w:t>
      </w:r>
      <w:r w:rsidRPr="000961E8">
        <w:rPr>
          <w:b w:val="0"/>
          <w:color w:val="auto"/>
          <w:szCs w:val="24"/>
        </w:rPr>
        <w:t xml:space="preserve">de </w:t>
      </w:r>
      <w:r w:rsidR="002C2276" w:rsidRPr="00C037EF">
        <w:rPr>
          <w:b w:val="0"/>
          <w:i/>
          <w:color w:val="auto"/>
          <w:szCs w:val="24"/>
        </w:rPr>
        <w:t xml:space="preserve">word </w:t>
      </w:r>
      <w:r w:rsidRPr="00C037EF">
        <w:rPr>
          <w:b w:val="0"/>
          <w:i/>
          <w:color w:val="auto"/>
          <w:szCs w:val="24"/>
        </w:rPr>
        <w:t>embeddings</w:t>
      </w:r>
      <w:r w:rsidRPr="000961E8">
        <w:rPr>
          <w:b w:val="0"/>
          <w:color w:val="auto"/>
          <w:szCs w:val="24"/>
        </w:rPr>
        <w:t xml:space="preserve"> </w:t>
      </w:r>
      <w:r w:rsidR="00513DAA">
        <w:rPr>
          <w:b w:val="0"/>
          <w:color w:val="auto"/>
          <w:szCs w:val="24"/>
        </w:rPr>
        <w:t xml:space="preserve">globais </w:t>
      </w:r>
      <w:r w:rsidRPr="000961E8">
        <w:rPr>
          <w:b w:val="0"/>
          <w:color w:val="auto"/>
          <w:szCs w:val="24"/>
        </w:rPr>
        <w:t>para o idioma português (BOJANOWSKI et al</w:t>
      </w:r>
      <w:r w:rsidR="00A543C4">
        <w:rPr>
          <w:b w:val="0"/>
          <w:color w:val="auto"/>
          <w:szCs w:val="24"/>
        </w:rPr>
        <w:t>.</w:t>
      </w:r>
      <w:r w:rsidRPr="000961E8">
        <w:rPr>
          <w:b w:val="0"/>
          <w:color w:val="auto"/>
          <w:szCs w:val="24"/>
        </w:rPr>
        <w:t>, 2017; HARTMAN et al</w:t>
      </w:r>
      <w:r w:rsidR="00A543C4">
        <w:rPr>
          <w:b w:val="0"/>
          <w:color w:val="auto"/>
          <w:szCs w:val="24"/>
        </w:rPr>
        <w:t>.</w:t>
      </w:r>
      <w:r w:rsidRPr="000961E8">
        <w:rPr>
          <w:b w:val="0"/>
          <w:color w:val="auto"/>
          <w:szCs w:val="24"/>
        </w:rPr>
        <w:t>, 2017; RODRIGUES et al</w:t>
      </w:r>
      <w:r w:rsidR="00A543C4">
        <w:rPr>
          <w:b w:val="0"/>
          <w:color w:val="auto"/>
          <w:szCs w:val="24"/>
        </w:rPr>
        <w:t>.</w:t>
      </w:r>
      <w:r w:rsidRPr="000961E8">
        <w:rPr>
          <w:b w:val="0"/>
          <w:color w:val="auto"/>
          <w:szCs w:val="24"/>
        </w:rPr>
        <w:t xml:space="preserve">, 2016). Especificamente na área de conhecimento de óleo e gás, até o momento da </w:t>
      </w:r>
      <w:r w:rsidR="006174E5">
        <w:rPr>
          <w:b w:val="0"/>
          <w:color w:val="auto"/>
          <w:szCs w:val="24"/>
        </w:rPr>
        <w:t xml:space="preserve">elaboração </w:t>
      </w:r>
      <w:r w:rsidRPr="000961E8">
        <w:rPr>
          <w:b w:val="0"/>
          <w:color w:val="auto"/>
          <w:szCs w:val="24"/>
        </w:rPr>
        <w:t xml:space="preserve">deste trabalho, não encontramos nenhum estudo publicamente disponível que se proponha a oferecer modelos de </w:t>
      </w:r>
      <w:r w:rsidR="004C475F">
        <w:rPr>
          <w:b w:val="0"/>
          <w:color w:val="auto"/>
          <w:szCs w:val="24"/>
        </w:rPr>
        <w:t>vetorização de palavras</w:t>
      </w:r>
      <w:r w:rsidRPr="000961E8">
        <w:rPr>
          <w:b w:val="0"/>
          <w:color w:val="auto"/>
          <w:szCs w:val="24"/>
        </w:rPr>
        <w:t xml:space="preserve"> treinados em um corpus significativamente representativo </w:t>
      </w:r>
      <w:r w:rsidR="00BC51BE">
        <w:rPr>
          <w:b w:val="0"/>
          <w:color w:val="auto"/>
          <w:szCs w:val="24"/>
        </w:rPr>
        <w:t>desse</w:t>
      </w:r>
      <w:r w:rsidRPr="000961E8">
        <w:rPr>
          <w:b w:val="0"/>
          <w:color w:val="auto"/>
          <w:szCs w:val="24"/>
        </w:rPr>
        <w:t xml:space="preserve"> </w:t>
      </w:r>
      <w:commentRangeStart w:id="13"/>
      <w:r w:rsidRPr="000961E8">
        <w:rPr>
          <w:b w:val="0"/>
          <w:color w:val="auto"/>
          <w:szCs w:val="24"/>
        </w:rPr>
        <w:t>domínio em português.</w:t>
      </w:r>
      <w:commentRangeEnd w:id="13"/>
      <w:r w:rsidR="001B651C">
        <w:rPr>
          <w:rStyle w:val="Refdecomentrio"/>
          <w:b w:val="0"/>
          <w:color w:val="auto"/>
          <w:lang w:val="en-US"/>
        </w:rPr>
        <w:commentReference w:id="13"/>
      </w:r>
    </w:p>
    <w:p w14:paraId="62A59303" w14:textId="6193FFF3" w:rsidR="00A00CCE" w:rsidRPr="000D307A" w:rsidRDefault="000961E8" w:rsidP="006174E5">
      <w:pPr>
        <w:pStyle w:val="Corpodetexto2"/>
        <w:ind w:firstLine="851"/>
        <w:rPr>
          <w:b w:val="0"/>
          <w:color w:val="auto"/>
          <w:szCs w:val="24"/>
        </w:rPr>
      </w:pPr>
      <w:r w:rsidRPr="000961E8">
        <w:rPr>
          <w:b w:val="0"/>
          <w:color w:val="auto"/>
          <w:szCs w:val="24"/>
        </w:rPr>
        <w:t>Este estudo se propõe, portanto, a descrever o processo de geração de</w:t>
      </w:r>
      <w:r w:rsidR="00BC51BE">
        <w:rPr>
          <w:b w:val="0"/>
          <w:color w:val="auto"/>
          <w:szCs w:val="24"/>
        </w:rPr>
        <w:t xml:space="preserve"> modelos de</w:t>
      </w:r>
      <w:r w:rsidRPr="000961E8">
        <w:rPr>
          <w:b w:val="0"/>
          <w:color w:val="auto"/>
          <w:szCs w:val="24"/>
        </w:rPr>
        <w:t xml:space="preserve"> </w:t>
      </w:r>
      <w:r w:rsidR="004C475F">
        <w:rPr>
          <w:b w:val="0"/>
          <w:color w:val="auto"/>
          <w:szCs w:val="24"/>
        </w:rPr>
        <w:t>vetorização de palavra</w:t>
      </w:r>
      <w:r w:rsidR="00BC51BE">
        <w:rPr>
          <w:b w:val="0"/>
          <w:color w:val="auto"/>
          <w:szCs w:val="24"/>
        </w:rPr>
        <w:t xml:space="preserve"> (</w:t>
      </w:r>
      <w:r w:rsidR="00BC51BE" w:rsidRPr="00BC51BE">
        <w:rPr>
          <w:b w:val="0"/>
          <w:i/>
          <w:color w:val="auto"/>
          <w:szCs w:val="24"/>
        </w:rPr>
        <w:t>word embeddings</w:t>
      </w:r>
      <w:r w:rsidR="00BC51BE">
        <w:rPr>
          <w:b w:val="0"/>
          <w:color w:val="auto"/>
          <w:szCs w:val="24"/>
        </w:rPr>
        <w:t>)</w:t>
      </w:r>
      <w:r w:rsidRPr="000961E8">
        <w:rPr>
          <w:b w:val="0"/>
          <w:color w:val="auto"/>
          <w:szCs w:val="24"/>
        </w:rPr>
        <w:t xml:space="preserve">, treinados em um corpus </w:t>
      </w:r>
      <w:r w:rsidR="004C475F">
        <w:rPr>
          <w:b w:val="0"/>
          <w:color w:val="auto"/>
          <w:szCs w:val="24"/>
        </w:rPr>
        <w:t xml:space="preserve">em português </w:t>
      </w:r>
      <w:r w:rsidRPr="000961E8">
        <w:rPr>
          <w:b w:val="0"/>
          <w:color w:val="auto"/>
          <w:szCs w:val="24"/>
        </w:rPr>
        <w:t xml:space="preserve">da área de O&amp;G composto de milhares de documentos públicos </w:t>
      </w:r>
      <w:r w:rsidR="00BC51BE">
        <w:rPr>
          <w:b w:val="0"/>
          <w:color w:val="auto"/>
          <w:szCs w:val="24"/>
        </w:rPr>
        <w:t>nesse</w:t>
      </w:r>
      <w:r w:rsidRPr="000961E8">
        <w:rPr>
          <w:b w:val="0"/>
          <w:color w:val="auto"/>
          <w:szCs w:val="24"/>
        </w:rPr>
        <w:t xml:space="preserve"> domínio de conhecimento, tais como boletins, </w:t>
      </w:r>
      <w:r w:rsidRPr="000961E8">
        <w:rPr>
          <w:b w:val="0"/>
          <w:color w:val="auto"/>
          <w:szCs w:val="24"/>
        </w:rPr>
        <w:lastRenderedPageBreak/>
        <w:t>artigos e estudos técnicos, publicações, teses e dissertações</w:t>
      </w:r>
      <w:r w:rsidR="003E10ED">
        <w:rPr>
          <w:b w:val="0"/>
          <w:color w:val="auto"/>
          <w:szCs w:val="24"/>
        </w:rPr>
        <w:t xml:space="preserve">, disponibilizados por instituições de referência </w:t>
      </w:r>
      <w:r w:rsidR="00BC51BE">
        <w:rPr>
          <w:b w:val="0"/>
          <w:color w:val="auto"/>
          <w:szCs w:val="24"/>
        </w:rPr>
        <w:t>nessa</w:t>
      </w:r>
      <w:r w:rsidR="003E10ED">
        <w:rPr>
          <w:b w:val="0"/>
          <w:color w:val="auto"/>
          <w:szCs w:val="24"/>
        </w:rPr>
        <w:t xml:space="preserve"> área de conhecimento</w:t>
      </w:r>
      <w:r w:rsidRPr="000961E8">
        <w:rPr>
          <w:b w:val="0"/>
          <w:color w:val="auto"/>
          <w:szCs w:val="24"/>
        </w:rPr>
        <w:t xml:space="preserve">. </w:t>
      </w:r>
      <w:r w:rsidR="00BC51BE">
        <w:rPr>
          <w:b w:val="0"/>
          <w:color w:val="auto"/>
          <w:szCs w:val="24"/>
        </w:rPr>
        <w:t>Os</w:t>
      </w:r>
      <w:r w:rsidRPr="000961E8">
        <w:rPr>
          <w:b w:val="0"/>
          <w:color w:val="auto"/>
          <w:szCs w:val="24"/>
        </w:rPr>
        <w:t xml:space="preserve"> modelos são gerados utilizando três dos principais algoritmos disponíveis: </w:t>
      </w:r>
      <w:r w:rsidR="00C037EF">
        <w:rPr>
          <w:b w:val="0"/>
          <w:color w:val="auto"/>
          <w:szCs w:val="24"/>
        </w:rPr>
        <w:t>W</w:t>
      </w:r>
      <w:r w:rsidRPr="000961E8">
        <w:rPr>
          <w:b w:val="0"/>
          <w:color w:val="auto"/>
          <w:szCs w:val="24"/>
        </w:rPr>
        <w:t xml:space="preserve">ord2vec, </w:t>
      </w:r>
      <w:r w:rsidR="00737AD2">
        <w:rPr>
          <w:b w:val="0"/>
          <w:color w:val="auto"/>
          <w:szCs w:val="24"/>
        </w:rPr>
        <w:t>F</w:t>
      </w:r>
      <w:r w:rsidRPr="000961E8">
        <w:rPr>
          <w:b w:val="0"/>
          <w:color w:val="auto"/>
          <w:szCs w:val="24"/>
        </w:rPr>
        <w:t>astText e GloVe. A principal contribuição deste trabalho está em disponibilizar para uso público</w:t>
      </w:r>
      <w:r w:rsidR="006174E5">
        <w:rPr>
          <w:b w:val="0"/>
          <w:color w:val="auto"/>
          <w:szCs w:val="24"/>
        </w:rPr>
        <w:t xml:space="preserve"> o corpus utilizado,</w:t>
      </w:r>
      <w:r w:rsidRPr="000961E8">
        <w:rPr>
          <w:b w:val="0"/>
          <w:color w:val="auto"/>
          <w:szCs w:val="24"/>
        </w:rPr>
        <w:t xml:space="preserve"> os modelos gerados, assim como o conjunto de scripts e algoritmos </w:t>
      </w:r>
      <w:r w:rsidR="00A543C4">
        <w:rPr>
          <w:b w:val="0"/>
          <w:color w:val="auto"/>
          <w:szCs w:val="24"/>
        </w:rPr>
        <w:t xml:space="preserve">implementados </w:t>
      </w:r>
      <w:r w:rsidRPr="000961E8">
        <w:rPr>
          <w:b w:val="0"/>
          <w:color w:val="auto"/>
          <w:szCs w:val="24"/>
        </w:rPr>
        <w:t>neste processo</w:t>
      </w:r>
      <w:r w:rsidR="006174E5">
        <w:rPr>
          <w:b w:val="0"/>
          <w:color w:val="auto"/>
          <w:szCs w:val="24"/>
        </w:rPr>
        <w:t>, acessíveis a partir do repositório</w:t>
      </w:r>
      <w:r w:rsidR="00A543C4">
        <w:rPr>
          <w:b w:val="0"/>
          <w:color w:val="auto"/>
          <w:szCs w:val="24"/>
        </w:rPr>
        <w:t>:</w:t>
      </w:r>
      <w:r w:rsidR="006174E5">
        <w:rPr>
          <w:b w:val="0"/>
          <w:color w:val="auto"/>
          <w:szCs w:val="24"/>
        </w:rPr>
        <w:t xml:space="preserve"> </w:t>
      </w:r>
      <w:r w:rsidR="006174E5" w:rsidRPr="006174E5">
        <w:rPr>
          <w:b w:val="0"/>
          <w:color w:val="auto"/>
          <w:szCs w:val="24"/>
        </w:rPr>
        <w:t>https://github.com/diogosmg/wordEmbeddingsOG</w:t>
      </w:r>
      <w:r w:rsidRPr="000961E8">
        <w:rPr>
          <w:b w:val="0"/>
          <w:color w:val="auto"/>
          <w:szCs w:val="24"/>
        </w:rPr>
        <w:t xml:space="preserve">. Espera-se que diversas iniciativas em andamento na área O&amp;G com uso de </w:t>
      </w:r>
      <w:r w:rsidR="000B3616">
        <w:rPr>
          <w:b w:val="0"/>
          <w:color w:val="auto"/>
          <w:szCs w:val="24"/>
        </w:rPr>
        <w:t>PLN</w:t>
      </w:r>
      <w:r w:rsidRPr="000961E8">
        <w:rPr>
          <w:b w:val="0"/>
          <w:color w:val="auto"/>
          <w:szCs w:val="24"/>
        </w:rPr>
        <w:t>, observadas tanto na indústria quanto na comunidade acadêmica, possam ser beneficiadas com a disponibilização destes modelos</w:t>
      </w:r>
      <w:r w:rsidR="00CB29C7">
        <w:rPr>
          <w:b w:val="0"/>
          <w:color w:val="auto"/>
          <w:szCs w:val="24"/>
        </w:rPr>
        <w:t>.</w:t>
      </w:r>
    </w:p>
    <w:p w14:paraId="0505B31C" w14:textId="77777777" w:rsidR="00A00CCE" w:rsidRPr="000C0C9F" w:rsidRDefault="00A00CCE" w:rsidP="000D307A">
      <w:pPr>
        <w:pStyle w:val="Corpodetexto2"/>
        <w:spacing w:line="360" w:lineRule="auto"/>
        <w:rPr>
          <w:b w:val="0"/>
          <w:color w:val="0000FF"/>
        </w:rPr>
      </w:pPr>
    </w:p>
    <w:p w14:paraId="1D77A7C4" w14:textId="4D5F05AD" w:rsidR="00B430C6" w:rsidRPr="00452102" w:rsidRDefault="008A2336" w:rsidP="00B430C6">
      <w:pPr>
        <w:pStyle w:val="Corpodetexto2"/>
        <w:jc w:val="left"/>
        <w:rPr>
          <w:szCs w:val="24"/>
        </w:rPr>
      </w:pPr>
      <w:r>
        <w:rPr>
          <w:color w:val="auto"/>
          <w:szCs w:val="24"/>
        </w:rPr>
        <w:t xml:space="preserve">2. </w:t>
      </w:r>
      <w:r w:rsidR="00B430C6">
        <w:rPr>
          <w:color w:val="auto"/>
          <w:szCs w:val="24"/>
        </w:rPr>
        <w:t>O corpus</w:t>
      </w:r>
    </w:p>
    <w:p w14:paraId="345D1BD3" w14:textId="77777777" w:rsidR="003C0515" w:rsidRDefault="003C0515" w:rsidP="003C0515">
      <w:pPr>
        <w:pStyle w:val="Corpodetexto2"/>
        <w:ind w:firstLine="851"/>
        <w:rPr>
          <w:b w:val="0"/>
          <w:color w:val="auto"/>
          <w:szCs w:val="24"/>
        </w:rPr>
      </w:pPr>
    </w:p>
    <w:p w14:paraId="0FF0BE32" w14:textId="7F9F4F88" w:rsidR="002927E4" w:rsidRDefault="002927E4" w:rsidP="002927E4">
      <w:pPr>
        <w:pStyle w:val="Corpodetexto2"/>
        <w:ind w:firstLine="851"/>
        <w:rPr>
          <w:b w:val="0"/>
          <w:color w:val="auto"/>
          <w:szCs w:val="24"/>
        </w:rPr>
      </w:pPr>
      <w:r w:rsidRPr="0074100A">
        <w:rPr>
          <w:b w:val="0"/>
          <w:color w:val="auto"/>
          <w:szCs w:val="24"/>
        </w:rPr>
        <w:t xml:space="preserve">O primeiro passo deste </w:t>
      </w:r>
      <w:r w:rsidR="00C62B2E">
        <w:rPr>
          <w:b w:val="0"/>
          <w:color w:val="auto"/>
          <w:szCs w:val="24"/>
        </w:rPr>
        <w:t>trabalho</w:t>
      </w:r>
      <w:r>
        <w:rPr>
          <w:b w:val="0"/>
          <w:color w:val="auto"/>
          <w:szCs w:val="24"/>
        </w:rPr>
        <w:t>, portanto,</w:t>
      </w:r>
      <w:r w:rsidRPr="0074100A">
        <w:rPr>
          <w:b w:val="0"/>
          <w:color w:val="auto"/>
          <w:szCs w:val="24"/>
        </w:rPr>
        <w:t xml:space="preserve"> trata da composição de um corpus significativo utilizando bases textuais do domínio de O&amp;G, obtidas a partir de fontes públicas disponibilizadas por instituições de referência nesta área de conhecimento, especificamente Petrobras e Agência </w:t>
      </w:r>
      <w:r w:rsidR="00BC51BE">
        <w:rPr>
          <w:b w:val="0"/>
          <w:color w:val="auto"/>
          <w:szCs w:val="24"/>
        </w:rPr>
        <w:t>Nacional</w:t>
      </w:r>
      <w:r w:rsidRPr="0074100A">
        <w:rPr>
          <w:b w:val="0"/>
          <w:color w:val="auto"/>
          <w:szCs w:val="24"/>
        </w:rPr>
        <w:t xml:space="preserve"> do Petróleo, Gás e Biocombustíveis (ANP).</w:t>
      </w:r>
      <w:r w:rsidR="00261DED">
        <w:rPr>
          <w:b w:val="0"/>
          <w:color w:val="auto"/>
          <w:szCs w:val="24"/>
        </w:rPr>
        <w:t xml:space="preserve"> Para este fim, </w:t>
      </w:r>
      <w:r w:rsidRPr="0074100A">
        <w:rPr>
          <w:b w:val="0"/>
          <w:color w:val="auto"/>
          <w:szCs w:val="24"/>
        </w:rPr>
        <w:t xml:space="preserve">reuniu-se um conjunto de 202 boletins técnicos publicados pela Petrobras, contendo ao todo cerca de 2000 artigos na área de Petróleo. Adicionalmente, </w:t>
      </w:r>
      <w:r>
        <w:rPr>
          <w:b w:val="0"/>
          <w:color w:val="auto"/>
          <w:szCs w:val="24"/>
        </w:rPr>
        <w:t>a</w:t>
      </w:r>
      <w:r w:rsidRPr="00B83398">
        <w:rPr>
          <w:b w:val="0"/>
          <w:color w:val="auto"/>
          <w:szCs w:val="24"/>
        </w:rPr>
        <w:t xml:space="preserve"> fim de </w:t>
      </w:r>
      <w:r>
        <w:rPr>
          <w:b w:val="0"/>
          <w:color w:val="auto"/>
          <w:szCs w:val="24"/>
        </w:rPr>
        <w:t xml:space="preserve">se </w:t>
      </w:r>
      <w:r w:rsidRPr="00B83398">
        <w:rPr>
          <w:b w:val="0"/>
          <w:color w:val="auto"/>
          <w:szCs w:val="24"/>
        </w:rPr>
        <w:t xml:space="preserve">obter uma melhor representação </w:t>
      </w:r>
      <w:r>
        <w:rPr>
          <w:b w:val="0"/>
          <w:color w:val="auto"/>
          <w:szCs w:val="24"/>
        </w:rPr>
        <w:t xml:space="preserve">do vocabulário técnico </w:t>
      </w:r>
      <w:r w:rsidRPr="00B83398">
        <w:rPr>
          <w:b w:val="0"/>
          <w:color w:val="auto"/>
          <w:szCs w:val="24"/>
        </w:rPr>
        <w:t>para composição do corpus</w:t>
      </w:r>
      <w:r>
        <w:rPr>
          <w:b w:val="0"/>
          <w:color w:val="auto"/>
          <w:szCs w:val="24"/>
        </w:rPr>
        <w:t>,</w:t>
      </w:r>
      <w:r w:rsidRPr="0074100A">
        <w:rPr>
          <w:b w:val="0"/>
          <w:color w:val="auto"/>
          <w:szCs w:val="24"/>
        </w:rPr>
        <w:t xml:space="preserve"> obteve-se um conjunto de 625 documentos publicados pela </w:t>
      </w:r>
      <w:r w:rsidR="00BC51BE">
        <w:rPr>
          <w:b w:val="0"/>
          <w:color w:val="auto"/>
          <w:szCs w:val="24"/>
        </w:rPr>
        <w:t>ANP</w:t>
      </w:r>
      <w:r w:rsidRPr="0074100A">
        <w:rPr>
          <w:b w:val="0"/>
          <w:color w:val="auto"/>
          <w:szCs w:val="24"/>
        </w:rPr>
        <w:t xml:space="preserve">, correspondendo a 316 documentos acadêmicos (teses, dissertações e monografias na área de petróleo, </w:t>
      </w:r>
      <w:r w:rsidR="00C62B2E">
        <w:rPr>
          <w:b w:val="0"/>
          <w:color w:val="auto"/>
          <w:szCs w:val="24"/>
        </w:rPr>
        <w:t>elaborad</w:t>
      </w:r>
      <w:r w:rsidR="00BC51BE">
        <w:rPr>
          <w:b w:val="0"/>
          <w:color w:val="auto"/>
          <w:szCs w:val="24"/>
        </w:rPr>
        <w:t>a</w:t>
      </w:r>
      <w:r w:rsidR="00C62B2E">
        <w:rPr>
          <w:b w:val="0"/>
          <w:color w:val="auto"/>
          <w:szCs w:val="24"/>
        </w:rPr>
        <w:t>s</w:t>
      </w:r>
      <w:r w:rsidRPr="0074100A">
        <w:rPr>
          <w:b w:val="0"/>
          <w:color w:val="auto"/>
          <w:szCs w:val="24"/>
        </w:rPr>
        <w:t xml:space="preserve"> no contexto de seu Programa de Recursos Humanos), e mais 309 publicações periódicas, notas e estudos técnicos. Para enriquecimento do vocabulário, foram incluídos dois glossários (contendo aproximadamente 560 termos técnicos) e um </w:t>
      </w:r>
      <w:r w:rsidR="00D63EE4">
        <w:rPr>
          <w:b w:val="0"/>
          <w:color w:val="auto"/>
          <w:szCs w:val="24"/>
        </w:rPr>
        <w:t>dicionário de siglas</w:t>
      </w:r>
      <w:r w:rsidRPr="0074100A">
        <w:rPr>
          <w:b w:val="0"/>
          <w:color w:val="auto"/>
          <w:szCs w:val="24"/>
        </w:rPr>
        <w:t xml:space="preserve"> (com 1255 termos), também publicados pela Petrobras e pela ANP. Ao todo, o conjunto de dados brutos inicialmente utilizados </w:t>
      </w:r>
      <w:r w:rsidR="00BC51BE">
        <w:rPr>
          <w:b w:val="0"/>
          <w:color w:val="auto"/>
          <w:szCs w:val="24"/>
        </w:rPr>
        <w:t>no corpus conta com cerca de 20,</w:t>
      </w:r>
      <w:r w:rsidRPr="0074100A">
        <w:rPr>
          <w:b w:val="0"/>
          <w:color w:val="auto"/>
          <w:szCs w:val="24"/>
        </w:rPr>
        <w:t xml:space="preserve">2 milhões de </w:t>
      </w:r>
      <w:r w:rsidRPr="00C037EF">
        <w:rPr>
          <w:b w:val="0"/>
          <w:i/>
          <w:color w:val="auto"/>
          <w:szCs w:val="24"/>
        </w:rPr>
        <w:t>tokens</w:t>
      </w:r>
      <w:r w:rsidRPr="0074100A">
        <w:rPr>
          <w:b w:val="0"/>
          <w:color w:val="auto"/>
          <w:szCs w:val="24"/>
        </w:rPr>
        <w:t xml:space="preserve"> sendo analisados.</w:t>
      </w:r>
      <w:r w:rsidR="00E30429">
        <w:rPr>
          <w:b w:val="0"/>
          <w:color w:val="auto"/>
          <w:szCs w:val="24"/>
        </w:rPr>
        <w:t xml:space="preserve"> </w:t>
      </w:r>
      <w:r w:rsidR="00E30429" w:rsidRPr="00E30429">
        <w:rPr>
          <w:b w:val="0"/>
          <w:i/>
          <w:color w:val="auto"/>
          <w:szCs w:val="24"/>
        </w:rPr>
        <w:t>Token</w:t>
      </w:r>
      <w:r w:rsidR="00E30429">
        <w:rPr>
          <w:b w:val="0"/>
          <w:color w:val="auto"/>
          <w:szCs w:val="24"/>
        </w:rPr>
        <w:t xml:space="preserve"> é a unidade mí</w:t>
      </w:r>
      <w:r w:rsidR="00E30429" w:rsidRPr="00E30429">
        <w:rPr>
          <w:b w:val="0"/>
          <w:color w:val="auto"/>
          <w:szCs w:val="24"/>
        </w:rPr>
        <w:t>nima para avaliarmos o tamanho de um corpus</w:t>
      </w:r>
      <w:r w:rsidR="00E30429">
        <w:rPr>
          <w:b w:val="0"/>
          <w:color w:val="auto"/>
          <w:szCs w:val="24"/>
        </w:rPr>
        <w:t xml:space="preserve"> e</w:t>
      </w:r>
      <w:r w:rsidR="00E30429" w:rsidRPr="00E30429">
        <w:rPr>
          <w:b w:val="0"/>
          <w:color w:val="auto"/>
          <w:szCs w:val="24"/>
        </w:rPr>
        <w:t xml:space="preserve"> representa uma palavra após o preprocessamento do documento</w:t>
      </w:r>
      <w:r w:rsidR="00E30429">
        <w:rPr>
          <w:b w:val="0"/>
          <w:color w:val="auto"/>
          <w:szCs w:val="24"/>
        </w:rPr>
        <w:t>.</w:t>
      </w:r>
      <w:r w:rsidRPr="0074100A">
        <w:rPr>
          <w:b w:val="0"/>
          <w:color w:val="auto"/>
          <w:szCs w:val="24"/>
        </w:rPr>
        <w:t xml:space="preserve"> </w:t>
      </w:r>
      <w:r w:rsidR="00FD0396" w:rsidRPr="0074100A">
        <w:rPr>
          <w:b w:val="0"/>
          <w:color w:val="auto"/>
          <w:szCs w:val="24"/>
        </w:rPr>
        <w:t xml:space="preserve">A composição do corpus é um trabalho </w:t>
      </w:r>
      <w:r w:rsidR="00FD0396">
        <w:rPr>
          <w:b w:val="0"/>
          <w:color w:val="auto"/>
          <w:szCs w:val="24"/>
        </w:rPr>
        <w:t>contínuo e progressivo</w:t>
      </w:r>
      <w:r w:rsidR="00FD0396" w:rsidRPr="0074100A">
        <w:rPr>
          <w:b w:val="0"/>
          <w:color w:val="auto"/>
          <w:szCs w:val="24"/>
        </w:rPr>
        <w:t>, com amplo potencial para adição de novas bases.</w:t>
      </w:r>
    </w:p>
    <w:p w14:paraId="21BD38D7" w14:textId="36F535F4" w:rsidR="002927E4" w:rsidRPr="0074100A" w:rsidRDefault="00261DED" w:rsidP="002927E4">
      <w:pPr>
        <w:pStyle w:val="Corpodetexto2"/>
        <w:ind w:firstLine="851"/>
        <w:rPr>
          <w:b w:val="0"/>
          <w:color w:val="auto"/>
          <w:szCs w:val="24"/>
        </w:rPr>
      </w:pPr>
      <w:r>
        <w:rPr>
          <w:b w:val="0"/>
          <w:color w:val="auto"/>
          <w:szCs w:val="24"/>
        </w:rPr>
        <w:t>Os arquivos obtidos no formato PDF foram convertidos para o formato texto</w:t>
      </w:r>
      <w:r w:rsidR="00C2646F">
        <w:rPr>
          <w:b w:val="0"/>
          <w:color w:val="auto"/>
          <w:szCs w:val="24"/>
        </w:rPr>
        <w:t xml:space="preserve"> simples</w:t>
      </w:r>
      <w:r>
        <w:rPr>
          <w:b w:val="0"/>
          <w:color w:val="auto"/>
          <w:szCs w:val="24"/>
        </w:rPr>
        <w:t xml:space="preserve">, </w:t>
      </w:r>
      <w:r w:rsidR="00C037EF">
        <w:rPr>
          <w:b w:val="0"/>
          <w:color w:val="auto"/>
          <w:szCs w:val="24"/>
        </w:rPr>
        <w:t>através de</w:t>
      </w:r>
      <w:r w:rsidR="00320149">
        <w:rPr>
          <w:b w:val="0"/>
          <w:color w:val="auto"/>
          <w:szCs w:val="24"/>
        </w:rPr>
        <w:t xml:space="preserve"> </w:t>
      </w:r>
      <w:r>
        <w:rPr>
          <w:b w:val="0"/>
          <w:color w:val="auto"/>
          <w:szCs w:val="24"/>
        </w:rPr>
        <w:t>um script desenvolvido com a ferramenta Apache Tika</w:t>
      </w:r>
      <w:r w:rsidR="00320149">
        <w:rPr>
          <w:b w:val="0"/>
          <w:color w:val="auto"/>
          <w:szCs w:val="24"/>
        </w:rPr>
        <w:t xml:space="preserve"> (</w:t>
      </w:r>
      <w:r w:rsidR="00320149" w:rsidRPr="00320149">
        <w:rPr>
          <w:b w:val="0"/>
          <w:color w:val="auto"/>
          <w:szCs w:val="24"/>
        </w:rPr>
        <w:t>MATTMANN</w:t>
      </w:r>
      <w:r w:rsidR="00320149">
        <w:rPr>
          <w:b w:val="0"/>
          <w:color w:val="auto"/>
          <w:szCs w:val="24"/>
        </w:rPr>
        <w:t xml:space="preserve"> e </w:t>
      </w:r>
      <w:r w:rsidR="00320149" w:rsidRPr="00320149">
        <w:rPr>
          <w:b w:val="0"/>
          <w:color w:val="auto"/>
          <w:szCs w:val="24"/>
        </w:rPr>
        <w:t>ZITTING</w:t>
      </w:r>
      <w:r w:rsidR="00320149">
        <w:rPr>
          <w:b w:val="0"/>
          <w:color w:val="auto"/>
          <w:szCs w:val="24"/>
        </w:rPr>
        <w:t>, 2011) para extrair os elementos textuais a partir dos documentos originais</w:t>
      </w:r>
      <w:r>
        <w:rPr>
          <w:b w:val="0"/>
          <w:color w:val="auto"/>
          <w:szCs w:val="24"/>
        </w:rPr>
        <w:t>.</w:t>
      </w:r>
      <w:r w:rsidR="002927E4" w:rsidRPr="001875B7">
        <w:rPr>
          <w:b w:val="0"/>
          <w:color w:val="auto"/>
          <w:szCs w:val="24"/>
        </w:rPr>
        <w:t xml:space="preserve"> A realização de </w:t>
      </w:r>
      <w:r>
        <w:rPr>
          <w:b w:val="0"/>
          <w:color w:val="auto"/>
          <w:szCs w:val="24"/>
        </w:rPr>
        <w:t xml:space="preserve">experimentações </w:t>
      </w:r>
      <w:r w:rsidR="002927E4" w:rsidRPr="001875B7">
        <w:rPr>
          <w:b w:val="0"/>
          <w:color w:val="auto"/>
          <w:szCs w:val="24"/>
        </w:rPr>
        <w:t>adicionais sobre melhorias de extração com técnicas de</w:t>
      </w:r>
      <w:r w:rsidR="00D63EE4">
        <w:rPr>
          <w:b w:val="0"/>
          <w:color w:val="auto"/>
          <w:szCs w:val="24"/>
        </w:rPr>
        <w:t xml:space="preserve"> reconhecimento de caracteres</w:t>
      </w:r>
      <w:r w:rsidR="002927E4" w:rsidRPr="001875B7">
        <w:rPr>
          <w:b w:val="0"/>
          <w:color w:val="auto"/>
          <w:szCs w:val="24"/>
        </w:rPr>
        <w:t xml:space="preserve"> (</w:t>
      </w:r>
      <w:r w:rsidR="00E55C40">
        <w:rPr>
          <w:b w:val="0"/>
          <w:color w:val="auto"/>
          <w:szCs w:val="24"/>
        </w:rPr>
        <w:t xml:space="preserve">OCR - </w:t>
      </w:r>
      <w:r w:rsidR="00C2646F">
        <w:rPr>
          <w:b w:val="0"/>
          <w:i/>
          <w:color w:val="auto"/>
          <w:szCs w:val="24"/>
        </w:rPr>
        <w:t>o</w:t>
      </w:r>
      <w:r w:rsidR="00C2646F" w:rsidRPr="00C2646F">
        <w:rPr>
          <w:b w:val="0"/>
          <w:i/>
          <w:color w:val="auto"/>
          <w:szCs w:val="24"/>
        </w:rPr>
        <w:t xml:space="preserve">ptical </w:t>
      </w:r>
      <w:r w:rsidR="00C2646F">
        <w:rPr>
          <w:b w:val="0"/>
          <w:i/>
          <w:color w:val="auto"/>
          <w:szCs w:val="24"/>
        </w:rPr>
        <w:t>c</w:t>
      </w:r>
      <w:r w:rsidR="00C2646F" w:rsidRPr="00C2646F">
        <w:rPr>
          <w:b w:val="0"/>
          <w:i/>
          <w:color w:val="auto"/>
          <w:szCs w:val="24"/>
        </w:rPr>
        <w:t xml:space="preserve">haracter </w:t>
      </w:r>
      <w:r w:rsidR="00C2646F">
        <w:rPr>
          <w:b w:val="0"/>
          <w:i/>
          <w:color w:val="auto"/>
          <w:szCs w:val="24"/>
        </w:rPr>
        <w:t>r</w:t>
      </w:r>
      <w:r w:rsidR="00C2646F" w:rsidRPr="00C2646F">
        <w:rPr>
          <w:b w:val="0"/>
          <w:i/>
          <w:color w:val="auto"/>
          <w:szCs w:val="24"/>
        </w:rPr>
        <w:t>ecognition</w:t>
      </w:r>
      <w:r w:rsidR="002927E4" w:rsidRPr="001875B7">
        <w:rPr>
          <w:b w:val="0"/>
          <w:color w:val="auto"/>
          <w:szCs w:val="24"/>
        </w:rPr>
        <w:t>) estão fora do escopo deste estudo, embora possam contribuir para uma melhor qualidade do texto extraído.</w:t>
      </w:r>
    </w:p>
    <w:p w14:paraId="49A73914" w14:textId="5C127CE5" w:rsidR="002927E4" w:rsidRPr="00B83398" w:rsidRDefault="002927E4" w:rsidP="002927E4">
      <w:pPr>
        <w:pStyle w:val="Corpodetexto2"/>
        <w:ind w:firstLine="851"/>
        <w:rPr>
          <w:b w:val="0"/>
          <w:color w:val="auto"/>
          <w:szCs w:val="24"/>
        </w:rPr>
      </w:pPr>
      <w:r>
        <w:rPr>
          <w:b w:val="0"/>
          <w:color w:val="auto"/>
          <w:szCs w:val="24"/>
        </w:rPr>
        <w:t>Uma vez convertidos</w:t>
      </w:r>
      <w:r w:rsidRPr="0074100A">
        <w:rPr>
          <w:b w:val="0"/>
          <w:color w:val="auto"/>
          <w:szCs w:val="24"/>
        </w:rPr>
        <w:t xml:space="preserve"> para o formato texto</w:t>
      </w:r>
      <w:r>
        <w:rPr>
          <w:b w:val="0"/>
          <w:color w:val="auto"/>
          <w:szCs w:val="24"/>
        </w:rPr>
        <w:t>, os arquivos foram</w:t>
      </w:r>
      <w:r w:rsidRPr="0074100A">
        <w:rPr>
          <w:b w:val="0"/>
          <w:color w:val="auto"/>
          <w:szCs w:val="24"/>
        </w:rPr>
        <w:t xml:space="preserve"> então submetidos a uma série de pré-processamentos para sua correta adequação aos propósitos de treinamento</w:t>
      </w:r>
      <w:r>
        <w:rPr>
          <w:b w:val="0"/>
          <w:color w:val="auto"/>
          <w:szCs w:val="24"/>
        </w:rPr>
        <w:t xml:space="preserve">, </w:t>
      </w:r>
      <w:r w:rsidRPr="0074100A">
        <w:rPr>
          <w:b w:val="0"/>
          <w:color w:val="auto"/>
          <w:szCs w:val="24"/>
        </w:rPr>
        <w:t>observando-se as recomendações propostas por Hartman et al</w:t>
      </w:r>
      <w:r w:rsidR="00283A22">
        <w:rPr>
          <w:b w:val="0"/>
          <w:color w:val="auto"/>
          <w:szCs w:val="24"/>
        </w:rPr>
        <w:t>.</w:t>
      </w:r>
      <w:r w:rsidRPr="0074100A">
        <w:rPr>
          <w:b w:val="0"/>
          <w:color w:val="auto"/>
          <w:szCs w:val="24"/>
        </w:rPr>
        <w:t xml:space="preserve"> (2017) e Rodrigues et al</w:t>
      </w:r>
      <w:r w:rsidR="00283A22">
        <w:rPr>
          <w:b w:val="0"/>
          <w:color w:val="auto"/>
          <w:szCs w:val="24"/>
        </w:rPr>
        <w:t>.</w:t>
      </w:r>
      <w:r w:rsidRPr="0074100A">
        <w:rPr>
          <w:b w:val="0"/>
          <w:color w:val="auto"/>
          <w:szCs w:val="24"/>
        </w:rPr>
        <w:t xml:space="preserve"> (2016). </w:t>
      </w:r>
      <w:r w:rsidRPr="00B83398">
        <w:rPr>
          <w:b w:val="0"/>
          <w:color w:val="auto"/>
          <w:szCs w:val="24"/>
        </w:rPr>
        <w:t>Neste contexto, diversas técnicas foram aplicadas de forma gradativa, observando o efeito gerado na distribuição das palavras mais comuns e na composição total do vocabulário</w:t>
      </w:r>
      <w:r>
        <w:rPr>
          <w:b w:val="0"/>
          <w:color w:val="auto"/>
          <w:szCs w:val="24"/>
        </w:rPr>
        <w:t xml:space="preserve">. </w:t>
      </w:r>
      <w:r w:rsidRPr="00B83398">
        <w:rPr>
          <w:b w:val="0"/>
          <w:color w:val="auto"/>
          <w:szCs w:val="24"/>
        </w:rPr>
        <w:t xml:space="preserve">Primeiramente, todos os caracteres foram convertidos para sua representação minúscula, e </w:t>
      </w:r>
      <w:r w:rsidR="00E605DA">
        <w:rPr>
          <w:b w:val="0"/>
          <w:color w:val="auto"/>
          <w:szCs w:val="24"/>
        </w:rPr>
        <w:t xml:space="preserve">foram </w:t>
      </w:r>
      <w:r w:rsidRPr="00B83398">
        <w:rPr>
          <w:b w:val="0"/>
          <w:color w:val="auto"/>
          <w:szCs w:val="24"/>
        </w:rPr>
        <w:t>eliminados os caracteres de pontuação e números, não aplicáveis aos propósitos deste estudo.</w:t>
      </w:r>
      <w:r>
        <w:rPr>
          <w:b w:val="0"/>
          <w:color w:val="auto"/>
          <w:szCs w:val="24"/>
        </w:rPr>
        <w:t xml:space="preserve"> </w:t>
      </w:r>
      <w:r w:rsidRPr="00B83398">
        <w:rPr>
          <w:b w:val="0"/>
          <w:color w:val="auto"/>
          <w:szCs w:val="24"/>
        </w:rPr>
        <w:t xml:space="preserve">Observou-se a princípio uma ampla divergência no formato de palavras acentuadas, o que motivou a uniformização desta grafia substituindo todos os caracteres acentuados por sua forma equivalente não-acentuada. No decorrer do tratamento do corpus, cabe ressaltar a observação da ocorrência de muitas palavras raras (com frequência </w:t>
      </w:r>
      <w:r w:rsidR="00E605DA">
        <w:rPr>
          <w:b w:val="0"/>
          <w:color w:val="auto"/>
          <w:szCs w:val="24"/>
        </w:rPr>
        <w:t>igual a</w:t>
      </w:r>
      <w:r w:rsidRPr="00B83398">
        <w:rPr>
          <w:b w:val="0"/>
          <w:color w:val="auto"/>
          <w:szCs w:val="24"/>
        </w:rPr>
        <w:t xml:space="preserve"> 1), potencialmente associadas a erros de grafia resultantes de problemas na conversão dos arquivos em PDF para o formato texto. Estes termos foram eliminados, porém melhores técnicas de conversão </w:t>
      </w:r>
      <w:r w:rsidR="00C45706">
        <w:rPr>
          <w:b w:val="0"/>
          <w:color w:val="auto"/>
          <w:szCs w:val="24"/>
        </w:rPr>
        <w:t xml:space="preserve">dos documentos </w:t>
      </w:r>
      <w:r w:rsidRPr="00B83398">
        <w:rPr>
          <w:b w:val="0"/>
          <w:color w:val="auto"/>
          <w:szCs w:val="24"/>
        </w:rPr>
        <w:t xml:space="preserve">podem ser aplicáveis, buscando aumentar a qualidade </w:t>
      </w:r>
      <w:r w:rsidR="00E605DA">
        <w:rPr>
          <w:b w:val="0"/>
          <w:color w:val="auto"/>
          <w:szCs w:val="24"/>
        </w:rPr>
        <w:t xml:space="preserve">final </w:t>
      </w:r>
      <w:r w:rsidRPr="00B83398">
        <w:rPr>
          <w:b w:val="0"/>
          <w:color w:val="auto"/>
          <w:szCs w:val="24"/>
        </w:rPr>
        <w:t>do corpus. Palavras muito comuns (</w:t>
      </w:r>
      <w:r w:rsidRPr="00C45706">
        <w:rPr>
          <w:b w:val="0"/>
          <w:i/>
          <w:color w:val="auto"/>
          <w:szCs w:val="24"/>
        </w:rPr>
        <w:t>stopwords</w:t>
      </w:r>
      <w:r w:rsidRPr="00B83398">
        <w:rPr>
          <w:b w:val="0"/>
          <w:color w:val="auto"/>
          <w:szCs w:val="24"/>
        </w:rPr>
        <w:t xml:space="preserve">), que para os propósitos deste </w:t>
      </w:r>
      <w:r w:rsidR="00246F33">
        <w:rPr>
          <w:b w:val="0"/>
          <w:color w:val="auto"/>
          <w:szCs w:val="24"/>
        </w:rPr>
        <w:t>trabalho</w:t>
      </w:r>
      <w:r w:rsidRPr="00B83398">
        <w:rPr>
          <w:b w:val="0"/>
          <w:color w:val="auto"/>
          <w:szCs w:val="24"/>
        </w:rPr>
        <w:t xml:space="preserve"> não contribuem com informaçã</w:t>
      </w:r>
      <w:r w:rsidR="00C62B2E">
        <w:rPr>
          <w:b w:val="0"/>
          <w:color w:val="auto"/>
          <w:szCs w:val="24"/>
        </w:rPr>
        <w:t>o útil, também foram eliminadas</w:t>
      </w:r>
      <w:r w:rsidRPr="00B83398">
        <w:rPr>
          <w:b w:val="0"/>
          <w:color w:val="auto"/>
          <w:szCs w:val="24"/>
        </w:rPr>
        <w:t xml:space="preserve">. Para esta finalidade, foi utilizada a biblioteca </w:t>
      </w:r>
      <w:r w:rsidRPr="00F976BE">
        <w:rPr>
          <w:b w:val="0"/>
          <w:color w:val="auto"/>
          <w:szCs w:val="24"/>
        </w:rPr>
        <w:t>NLTK</w:t>
      </w:r>
      <w:r w:rsidR="00F976BE" w:rsidRPr="00F976BE">
        <w:rPr>
          <w:b w:val="0"/>
          <w:color w:val="auto"/>
          <w:szCs w:val="24"/>
        </w:rPr>
        <w:t xml:space="preserve"> (LOPER e BIRD, 2002)</w:t>
      </w:r>
      <w:r w:rsidRPr="00F976BE">
        <w:rPr>
          <w:b w:val="0"/>
          <w:color w:val="auto"/>
          <w:szCs w:val="24"/>
        </w:rPr>
        <w:t>.</w:t>
      </w:r>
      <w:r w:rsidRPr="00B83398">
        <w:rPr>
          <w:b w:val="0"/>
          <w:color w:val="auto"/>
          <w:szCs w:val="24"/>
        </w:rPr>
        <w:t xml:space="preserve"> Técnicas adicionais disponíveis na literatura </w:t>
      </w:r>
      <w:r w:rsidRPr="00B83398">
        <w:rPr>
          <w:b w:val="0"/>
          <w:color w:val="auto"/>
          <w:szCs w:val="24"/>
        </w:rPr>
        <w:lastRenderedPageBreak/>
        <w:t>como</w:t>
      </w:r>
      <w:r w:rsidR="00D63EE4">
        <w:rPr>
          <w:b w:val="0"/>
          <w:color w:val="auto"/>
          <w:szCs w:val="24"/>
        </w:rPr>
        <w:t xml:space="preserve"> redução ao radical</w:t>
      </w:r>
      <w:r w:rsidRPr="00B83398">
        <w:rPr>
          <w:b w:val="0"/>
          <w:color w:val="auto"/>
          <w:szCs w:val="24"/>
        </w:rPr>
        <w:t xml:space="preserve"> </w:t>
      </w:r>
      <w:r w:rsidR="00D63EE4">
        <w:rPr>
          <w:b w:val="0"/>
          <w:color w:val="auto"/>
          <w:szCs w:val="24"/>
        </w:rPr>
        <w:t>(</w:t>
      </w:r>
      <w:r w:rsidRPr="00D63EE4">
        <w:rPr>
          <w:b w:val="0"/>
          <w:i/>
          <w:color w:val="auto"/>
          <w:szCs w:val="24"/>
        </w:rPr>
        <w:t>stemming</w:t>
      </w:r>
      <w:r w:rsidR="00D63EE4">
        <w:rPr>
          <w:b w:val="0"/>
          <w:color w:val="auto"/>
          <w:szCs w:val="24"/>
        </w:rPr>
        <w:t>)</w:t>
      </w:r>
      <w:r w:rsidRPr="00B83398">
        <w:rPr>
          <w:b w:val="0"/>
          <w:color w:val="auto"/>
          <w:szCs w:val="24"/>
        </w:rPr>
        <w:t xml:space="preserve"> e correção ortográfica não foram aplicadas, embora tenham </w:t>
      </w:r>
      <w:r w:rsidR="00246F33">
        <w:rPr>
          <w:b w:val="0"/>
          <w:color w:val="auto"/>
          <w:szCs w:val="24"/>
        </w:rPr>
        <w:t xml:space="preserve">amplo </w:t>
      </w:r>
      <w:r w:rsidRPr="00B83398">
        <w:rPr>
          <w:b w:val="0"/>
          <w:color w:val="auto"/>
          <w:szCs w:val="24"/>
        </w:rPr>
        <w:t>potencial de contribuir para uma melhoria na qualidade dos modelos gerados.</w:t>
      </w:r>
    </w:p>
    <w:p w14:paraId="5447866E" w14:textId="077CE425" w:rsidR="00B83398" w:rsidRPr="00B83398" w:rsidRDefault="00036208" w:rsidP="003C0515">
      <w:pPr>
        <w:pStyle w:val="Corpodetexto2"/>
        <w:ind w:firstLine="851"/>
        <w:rPr>
          <w:b w:val="0"/>
          <w:color w:val="auto"/>
          <w:szCs w:val="24"/>
        </w:rPr>
      </w:pPr>
      <w:r>
        <w:rPr>
          <w:b w:val="0"/>
          <w:color w:val="auto"/>
          <w:szCs w:val="24"/>
        </w:rPr>
        <w:t>A Tabela 1</w:t>
      </w:r>
      <w:r w:rsidR="00B83398" w:rsidRPr="00B83398">
        <w:rPr>
          <w:b w:val="0"/>
          <w:color w:val="auto"/>
          <w:szCs w:val="24"/>
        </w:rPr>
        <w:t xml:space="preserve"> descreve a composição do corpus com as bases obtidas a partir de fontes públicas, com a respectiva totalização de documentos. </w:t>
      </w:r>
      <w:r w:rsidR="00E55C40">
        <w:rPr>
          <w:b w:val="0"/>
          <w:color w:val="auto"/>
          <w:szCs w:val="24"/>
        </w:rPr>
        <w:t>Cabe ressaltar</w:t>
      </w:r>
      <w:r>
        <w:rPr>
          <w:b w:val="0"/>
          <w:color w:val="auto"/>
          <w:szCs w:val="24"/>
        </w:rPr>
        <w:t xml:space="preserve"> </w:t>
      </w:r>
      <w:r w:rsidR="00B83398" w:rsidRPr="00B83398">
        <w:rPr>
          <w:b w:val="0"/>
          <w:color w:val="auto"/>
          <w:szCs w:val="24"/>
        </w:rPr>
        <w:t>o efeito da aplicação do pré-processamento n</w:t>
      </w:r>
      <w:r>
        <w:rPr>
          <w:b w:val="0"/>
          <w:color w:val="auto"/>
          <w:szCs w:val="24"/>
        </w:rPr>
        <w:t>os arquivos textuais,</w:t>
      </w:r>
      <w:r w:rsidR="00B83398" w:rsidRPr="00B83398">
        <w:rPr>
          <w:b w:val="0"/>
          <w:color w:val="auto"/>
          <w:szCs w:val="24"/>
        </w:rPr>
        <w:t xml:space="preserve"> </w:t>
      </w:r>
      <w:r>
        <w:rPr>
          <w:b w:val="0"/>
          <w:color w:val="auto"/>
          <w:szCs w:val="24"/>
        </w:rPr>
        <w:t>ocasionando a redução do tamanho total do corpus em decorrência da e</w:t>
      </w:r>
      <w:r w:rsidR="00B83398" w:rsidRPr="00B83398">
        <w:rPr>
          <w:b w:val="0"/>
          <w:color w:val="auto"/>
          <w:szCs w:val="24"/>
        </w:rPr>
        <w:t xml:space="preserve">liminação de </w:t>
      </w:r>
      <w:r w:rsidR="00653E9C">
        <w:rPr>
          <w:b w:val="0"/>
          <w:color w:val="auto"/>
          <w:szCs w:val="24"/>
        </w:rPr>
        <w:t xml:space="preserve">caracteres de pontuação e numeração, </w:t>
      </w:r>
      <w:r w:rsidR="00B83398" w:rsidRPr="00B83398">
        <w:rPr>
          <w:b w:val="0"/>
          <w:color w:val="auto"/>
          <w:szCs w:val="24"/>
        </w:rPr>
        <w:t>termos incorretos</w:t>
      </w:r>
      <w:r w:rsidR="00653E9C">
        <w:rPr>
          <w:b w:val="0"/>
          <w:color w:val="auto"/>
          <w:szCs w:val="24"/>
        </w:rPr>
        <w:t>, raros</w:t>
      </w:r>
      <w:r w:rsidR="00B83398" w:rsidRPr="00B83398">
        <w:rPr>
          <w:b w:val="0"/>
          <w:color w:val="auto"/>
          <w:szCs w:val="24"/>
        </w:rPr>
        <w:t xml:space="preserve"> ou muito frequentes, em função de uma melhor qualidade do texto </w:t>
      </w:r>
      <w:r w:rsidR="00F83D9A">
        <w:rPr>
          <w:b w:val="0"/>
          <w:color w:val="auto"/>
          <w:szCs w:val="24"/>
        </w:rPr>
        <w:t>final</w:t>
      </w:r>
      <w:r w:rsidR="00B83398" w:rsidRPr="00B83398">
        <w:rPr>
          <w:b w:val="0"/>
          <w:color w:val="auto"/>
          <w:szCs w:val="24"/>
        </w:rPr>
        <w:t xml:space="preserve">. </w:t>
      </w:r>
    </w:p>
    <w:p w14:paraId="56FD175B" w14:textId="77777777" w:rsidR="00B83398" w:rsidRPr="00036208" w:rsidRDefault="00B83398" w:rsidP="00B83398">
      <w:pPr>
        <w:pStyle w:val="Corpodetexto2"/>
        <w:rPr>
          <w:b w:val="0"/>
          <w:color w:val="auto"/>
          <w:sz w:val="20"/>
        </w:rPr>
      </w:pPr>
    </w:p>
    <w:p w14:paraId="4675DF64" w14:textId="4E836D4A" w:rsidR="00B83398" w:rsidRDefault="00B83398" w:rsidP="00EE1248">
      <w:pPr>
        <w:pStyle w:val="Corpodetexto2"/>
        <w:jc w:val="center"/>
        <w:rPr>
          <w:b w:val="0"/>
          <w:color w:val="auto"/>
          <w:sz w:val="20"/>
          <w:szCs w:val="24"/>
        </w:rPr>
      </w:pPr>
      <w:r w:rsidRPr="00543ADA">
        <w:rPr>
          <w:b w:val="0"/>
          <w:color w:val="auto"/>
          <w:sz w:val="20"/>
          <w:szCs w:val="24"/>
        </w:rPr>
        <w:t>Tabela 1 – Composição do corpus no domínio de óleo e gás</w:t>
      </w:r>
    </w:p>
    <w:p w14:paraId="23048946" w14:textId="77777777" w:rsidR="00E454AF" w:rsidRPr="00543ADA" w:rsidRDefault="00E454AF" w:rsidP="00EE1248">
      <w:pPr>
        <w:pStyle w:val="Corpodetexto2"/>
        <w:jc w:val="center"/>
        <w:rPr>
          <w:b w:val="0"/>
          <w:color w:val="auto"/>
          <w:sz w:val="20"/>
          <w:szCs w:val="24"/>
        </w:rPr>
      </w:pPr>
    </w:p>
    <w:tbl>
      <w:tblPr>
        <w:tblW w:w="9757" w:type="dxa"/>
        <w:jc w:val="center"/>
        <w:tblLook w:val="0420" w:firstRow="1" w:lastRow="0" w:firstColumn="0" w:lastColumn="0" w:noHBand="0" w:noVBand="1"/>
      </w:tblPr>
      <w:tblGrid>
        <w:gridCol w:w="1134"/>
        <w:gridCol w:w="3068"/>
        <w:gridCol w:w="1585"/>
        <w:gridCol w:w="2201"/>
        <w:gridCol w:w="1769"/>
      </w:tblGrid>
      <w:tr w:rsidR="00B83398" w:rsidRPr="00F93356" w14:paraId="32284D89" w14:textId="77777777" w:rsidTr="00F8264B">
        <w:trPr>
          <w:trHeight w:val="454"/>
          <w:jc w:val="center"/>
        </w:trPr>
        <w:tc>
          <w:tcPr>
            <w:tcW w:w="1134" w:type="dxa"/>
            <w:tcBorders>
              <w:top w:val="single" w:sz="8" w:space="0" w:color="auto"/>
              <w:bottom w:val="single" w:sz="8" w:space="0" w:color="auto"/>
            </w:tcBorders>
            <w:shd w:val="clear" w:color="auto" w:fill="auto"/>
            <w:vAlign w:val="center"/>
            <w:hideMark/>
          </w:tcPr>
          <w:p w14:paraId="4D501404" w14:textId="77777777" w:rsidR="00B83398" w:rsidRPr="00F93356" w:rsidRDefault="00B83398" w:rsidP="00542D68">
            <w:pPr>
              <w:jc w:val="center"/>
              <w:rPr>
                <w:b/>
                <w:bCs/>
              </w:rPr>
            </w:pPr>
            <w:r w:rsidRPr="00F93356">
              <w:rPr>
                <w:b/>
                <w:bCs/>
              </w:rPr>
              <w:t>Instituição</w:t>
            </w:r>
          </w:p>
        </w:tc>
        <w:tc>
          <w:tcPr>
            <w:tcW w:w="3068" w:type="dxa"/>
            <w:tcBorders>
              <w:top w:val="single" w:sz="8" w:space="0" w:color="auto"/>
              <w:bottom w:val="single" w:sz="8" w:space="0" w:color="auto"/>
            </w:tcBorders>
            <w:shd w:val="clear" w:color="auto" w:fill="auto"/>
            <w:vAlign w:val="center"/>
            <w:hideMark/>
          </w:tcPr>
          <w:p w14:paraId="141CC8AE" w14:textId="77777777" w:rsidR="00B83398" w:rsidRPr="00F93356" w:rsidRDefault="00B83398" w:rsidP="00542D68">
            <w:pPr>
              <w:ind w:right="-254"/>
              <w:jc w:val="center"/>
              <w:rPr>
                <w:b/>
                <w:bCs/>
              </w:rPr>
            </w:pPr>
            <w:r w:rsidRPr="00F93356">
              <w:rPr>
                <w:b/>
                <w:bCs/>
              </w:rPr>
              <w:t>Base</w:t>
            </w:r>
          </w:p>
        </w:tc>
        <w:tc>
          <w:tcPr>
            <w:tcW w:w="1585" w:type="dxa"/>
            <w:tcBorders>
              <w:top w:val="single" w:sz="8" w:space="0" w:color="auto"/>
              <w:bottom w:val="single" w:sz="8" w:space="0" w:color="auto"/>
            </w:tcBorders>
            <w:shd w:val="clear" w:color="auto" w:fill="auto"/>
            <w:vAlign w:val="center"/>
            <w:hideMark/>
          </w:tcPr>
          <w:p w14:paraId="2F4B6BEA" w14:textId="680A481F" w:rsidR="00B83398" w:rsidRPr="00F93356" w:rsidRDefault="00B83398" w:rsidP="00542D68">
            <w:pPr>
              <w:jc w:val="center"/>
              <w:rPr>
                <w:b/>
                <w:bCs/>
              </w:rPr>
            </w:pPr>
            <w:r w:rsidRPr="00F93356">
              <w:rPr>
                <w:b/>
                <w:bCs/>
              </w:rPr>
              <w:t>Documentos</w:t>
            </w:r>
            <w:r w:rsidR="003C5FAF">
              <w:rPr>
                <w:b/>
                <w:bCs/>
              </w:rPr>
              <w:t xml:space="preserve"> / termos</w:t>
            </w:r>
          </w:p>
        </w:tc>
        <w:tc>
          <w:tcPr>
            <w:tcW w:w="2201" w:type="dxa"/>
            <w:tcBorders>
              <w:top w:val="single" w:sz="8" w:space="0" w:color="auto"/>
              <w:bottom w:val="single" w:sz="8" w:space="0" w:color="auto"/>
            </w:tcBorders>
            <w:shd w:val="clear" w:color="auto" w:fill="auto"/>
            <w:vAlign w:val="center"/>
            <w:hideMark/>
          </w:tcPr>
          <w:p w14:paraId="434AA104" w14:textId="77777777" w:rsidR="00542D68" w:rsidRDefault="00542D68" w:rsidP="00542D68">
            <w:pPr>
              <w:jc w:val="center"/>
              <w:rPr>
                <w:b/>
                <w:bCs/>
              </w:rPr>
            </w:pPr>
            <w:r>
              <w:rPr>
                <w:b/>
                <w:bCs/>
              </w:rPr>
              <w:t>Tokens</w:t>
            </w:r>
            <w:r w:rsidR="00B83398" w:rsidRPr="00F93356">
              <w:rPr>
                <w:b/>
                <w:bCs/>
              </w:rPr>
              <w:t xml:space="preserve"> </w:t>
            </w:r>
          </w:p>
          <w:p w14:paraId="7B77CC64" w14:textId="2F60C788" w:rsidR="00B83398" w:rsidRPr="00F93356" w:rsidRDefault="00B83398" w:rsidP="00542D68">
            <w:pPr>
              <w:jc w:val="center"/>
              <w:rPr>
                <w:b/>
                <w:bCs/>
              </w:rPr>
            </w:pPr>
            <w:r w:rsidRPr="00F93356">
              <w:rPr>
                <w:b/>
                <w:bCs/>
              </w:rPr>
              <w:t>(</w:t>
            </w:r>
            <w:r w:rsidR="0079398D">
              <w:rPr>
                <w:b/>
                <w:bCs/>
              </w:rPr>
              <w:t>bruto</w:t>
            </w:r>
            <w:r w:rsidR="00542D68">
              <w:rPr>
                <w:b/>
                <w:bCs/>
              </w:rPr>
              <w:t xml:space="preserve"> / final</w:t>
            </w:r>
            <w:r w:rsidRPr="00F93356">
              <w:rPr>
                <w:b/>
                <w:bCs/>
              </w:rPr>
              <w:t>)</w:t>
            </w:r>
          </w:p>
        </w:tc>
        <w:tc>
          <w:tcPr>
            <w:tcW w:w="1769" w:type="dxa"/>
            <w:tcBorders>
              <w:top w:val="single" w:sz="8" w:space="0" w:color="auto"/>
              <w:bottom w:val="single" w:sz="8" w:space="0" w:color="auto"/>
            </w:tcBorders>
            <w:shd w:val="clear" w:color="auto" w:fill="auto"/>
            <w:vAlign w:val="center"/>
            <w:hideMark/>
          </w:tcPr>
          <w:p w14:paraId="6E83CFD5" w14:textId="77777777" w:rsidR="00542D68" w:rsidRDefault="00542D68" w:rsidP="00542D68">
            <w:pPr>
              <w:jc w:val="center"/>
              <w:rPr>
                <w:b/>
                <w:bCs/>
              </w:rPr>
            </w:pPr>
            <w:r>
              <w:rPr>
                <w:b/>
                <w:bCs/>
              </w:rPr>
              <w:t>V</w:t>
            </w:r>
            <w:r w:rsidR="00B83398" w:rsidRPr="00F93356">
              <w:rPr>
                <w:b/>
                <w:bCs/>
              </w:rPr>
              <w:t>ocab</w:t>
            </w:r>
            <w:r w:rsidR="0079398D">
              <w:rPr>
                <w:b/>
                <w:bCs/>
              </w:rPr>
              <w:t>ulário</w:t>
            </w:r>
            <w:r w:rsidR="00B83398" w:rsidRPr="00F93356">
              <w:rPr>
                <w:b/>
                <w:bCs/>
              </w:rPr>
              <w:t xml:space="preserve"> </w:t>
            </w:r>
          </w:p>
          <w:p w14:paraId="3DE9171B" w14:textId="2A3E4FD4" w:rsidR="00B83398" w:rsidRPr="00F93356" w:rsidRDefault="00B83398" w:rsidP="00542D68">
            <w:pPr>
              <w:jc w:val="center"/>
              <w:rPr>
                <w:b/>
                <w:bCs/>
              </w:rPr>
            </w:pPr>
            <w:r w:rsidRPr="00F93356">
              <w:rPr>
                <w:b/>
                <w:bCs/>
              </w:rPr>
              <w:t>(</w:t>
            </w:r>
            <w:r w:rsidR="00542D68">
              <w:rPr>
                <w:b/>
                <w:bCs/>
              </w:rPr>
              <w:t xml:space="preserve">bruto / </w:t>
            </w:r>
            <w:r w:rsidRPr="00F93356">
              <w:rPr>
                <w:b/>
                <w:bCs/>
              </w:rPr>
              <w:t>final)</w:t>
            </w:r>
          </w:p>
        </w:tc>
      </w:tr>
      <w:tr w:rsidR="00B83398" w:rsidRPr="00F93356" w14:paraId="4BB03D63" w14:textId="77777777" w:rsidTr="00F8264B">
        <w:trPr>
          <w:trHeight w:val="454"/>
          <w:jc w:val="center"/>
        </w:trPr>
        <w:tc>
          <w:tcPr>
            <w:tcW w:w="1134" w:type="dxa"/>
            <w:tcBorders>
              <w:top w:val="single" w:sz="8" w:space="0" w:color="auto"/>
              <w:bottom w:val="single" w:sz="4" w:space="0" w:color="auto"/>
            </w:tcBorders>
            <w:shd w:val="clear" w:color="auto" w:fill="F2F2F2"/>
            <w:vAlign w:val="center"/>
            <w:hideMark/>
          </w:tcPr>
          <w:p w14:paraId="4F335BBB" w14:textId="77777777" w:rsidR="00B83398" w:rsidRPr="00F93356" w:rsidRDefault="00B83398" w:rsidP="0032099C">
            <w:r w:rsidRPr="00F93356">
              <w:t>Petrobras</w:t>
            </w:r>
          </w:p>
        </w:tc>
        <w:tc>
          <w:tcPr>
            <w:tcW w:w="3068" w:type="dxa"/>
            <w:tcBorders>
              <w:top w:val="single" w:sz="8" w:space="0" w:color="auto"/>
              <w:bottom w:val="single" w:sz="4" w:space="0" w:color="auto"/>
            </w:tcBorders>
            <w:shd w:val="clear" w:color="auto" w:fill="F2F2F2"/>
            <w:vAlign w:val="center"/>
            <w:hideMark/>
          </w:tcPr>
          <w:p w14:paraId="00530268" w14:textId="77777777" w:rsidR="00B83398" w:rsidRPr="00B83398" w:rsidRDefault="00B83398" w:rsidP="0032099C">
            <w:pPr>
              <w:rPr>
                <w:lang w:val="pt-BR"/>
              </w:rPr>
            </w:pPr>
            <w:r w:rsidRPr="00B83398">
              <w:rPr>
                <w:lang w:val="pt-BR"/>
              </w:rPr>
              <w:t xml:space="preserve">Boletins Técnicos: </w:t>
            </w:r>
          </w:p>
          <w:p w14:paraId="0B9011B9" w14:textId="77777777" w:rsidR="00B83398" w:rsidRPr="00B83398" w:rsidRDefault="00B83398" w:rsidP="0032099C">
            <w:pPr>
              <w:rPr>
                <w:lang w:val="pt-BR"/>
              </w:rPr>
            </w:pPr>
            <w:r w:rsidRPr="00B83398">
              <w:rPr>
                <w:lang w:val="pt-BR"/>
              </w:rPr>
              <w:t>- Boletins de Geociências</w:t>
            </w:r>
          </w:p>
          <w:p w14:paraId="310493B1" w14:textId="77777777" w:rsidR="00B83398" w:rsidRPr="00B83398" w:rsidRDefault="00B83398" w:rsidP="0032099C">
            <w:pPr>
              <w:rPr>
                <w:lang w:val="pt-BR"/>
              </w:rPr>
            </w:pPr>
            <w:r w:rsidRPr="00B83398">
              <w:rPr>
                <w:lang w:val="pt-BR"/>
              </w:rPr>
              <w:t xml:space="preserve">- Boletins Técnicos Petrobras </w:t>
            </w:r>
          </w:p>
          <w:p w14:paraId="17A2B8F9" w14:textId="52028CB1" w:rsidR="00B83398" w:rsidRPr="00B83398" w:rsidRDefault="00B83398" w:rsidP="00662C42">
            <w:pPr>
              <w:ind w:left="90" w:hanging="90"/>
              <w:rPr>
                <w:lang w:val="pt-BR"/>
              </w:rPr>
            </w:pPr>
            <w:r w:rsidRPr="00B83398">
              <w:rPr>
                <w:lang w:val="pt-BR"/>
              </w:rPr>
              <w:t>- Boletins de Produção de Petróleo</w:t>
            </w:r>
          </w:p>
        </w:tc>
        <w:tc>
          <w:tcPr>
            <w:tcW w:w="1585" w:type="dxa"/>
            <w:tcBorders>
              <w:top w:val="single" w:sz="8" w:space="0" w:color="auto"/>
              <w:bottom w:val="single" w:sz="4" w:space="0" w:color="auto"/>
            </w:tcBorders>
            <w:shd w:val="clear" w:color="auto" w:fill="F2F2F2"/>
            <w:vAlign w:val="center"/>
            <w:hideMark/>
          </w:tcPr>
          <w:p w14:paraId="589EDE38" w14:textId="77777777" w:rsidR="00B83398" w:rsidRPr="00F93356" w:rsidRDefault="00B83398" w:rsidP="0032099C">
            <w:r w:rsidRPr="00F93356">
              <w:t>~2000 artigos</w:t>
            </w:r>
          </w:p>
        </w:tc>
        <w:tc>
          <w:tcPr>
            <w:tcW w:w="2201" w:type="dxa"/>
            <w:tcBorders>
              <w:top w:val="single" w:sz="8" w:space="0" w:color="auto"/>
              <w:bottom w:val="single" w:sz="4" w:space="0" w:color="auto"/>
            </w:tcBorders>
            <w:shd w:val="clear" w:color="auto" w:fill="F2F2F2"/>
            <w:vAlign w:val="center"/>
            <w:hideMark/>
          </w:tcPr>
          <w:p w14:paraId="61BFDD8D" w14:textId="3AACEC0B" w:rsidR="00B83398" w:rsidRPr="00F93356" w:rsidRDefault="00B83398" w:rsidP="00542D68">
            <w:pPr>
              <w:jc w:val="center"/>
            </w:pPr>
            <w:r w:rsidRPr="00F93356">
              <w:t xml:space="preserve">10.229.664 / </w:t>
            </w:r>
            <w:r w:rsidR="00542D68" w:rsidRPr="00F93356">
              <w:t>4.962.545</w:t>
            </w:r>
          </w:p>
        </w:tc>
        <w:tc>
          <w:tcPr>
            <w:tcW w:w="1769" w:type="dxa"/>
            <w:tcBorders>
              <w:top w:val="single" w:sz="8" w:space="0" w:color="auto"/>
              <w:bottom w:val="single" w:sz="4" w:space="0" w:color="auto"/>
            </w:tcBorders>
            <w:shd w:val="clear" w:color="auto" w:fill="F2F2F2"/>
            <w:vAlign w:val="center"/>
            <w:hideMark/>
          </w:tcPr>
          <w:p w14:paraId="18A34C3B" w14:textId="77D82EE6" w:rsidR="00B83398" w:rsidRPr="00F93356" w:rsidRDefault="00542D68" w:rsidP="00542D68">
            <w:pPr>
              <w:jc w:val="center"/>
            </w:pPr>
            <w:r w:rsidRPr="00F93356">
              <w:t>829.907</w:t>
            </w:r>
            <w:r w:rsidR="00B83398" w:rsidRPr="00F93356">
              <w:t xml:space="preserve"> / 86.862</w:t>
            </w:r>
          </w:p>
        </w:tc>
      </w:tr>
      <w:tr w:rsidR="003F0248" w:rsidRPr="00F93356" w14:paraId="4F025356" w14:textId="77777777" w:rsidTr="00F8264B">
        <w:trPr>
          <w:trHeight w:val="852"/>
          <w:jc w:val="center"/>
        </w:trPr>
        <w:tc>
          <w:tcPr>
            <w:tcW w:w="1134" w:type="dxa"/>
            <w:tcBorders>
              <w:top w:val="single" w:sz="4" w:space="0" w:color="auto"/>
              <w:bottom w:val="single" w:sz="4" w:space="0" w:color="auto"/>
            </w:tcBorders>
            <w:shd w:val="clear" w:color="auto" w:fill="auto"/>
            <w:vAlign w:val="center"/>
            <w:hideMark/>
          </w:tcPr>
          <w:p w14:paraId="772E336E" w14:textId="28C5704C" w:rsidR="003F0248" w:rsidRPr="00F8264B" w:rsidRDefault="00F8264B" w:rsidP="0032099C">
            <w:pPr>
              <w:rPr>
                <w:lang w:val="pt-BR"/>
              </w:rPr>
            </w:pPr>
            <w:r>
              <w:rPr>
                <w:lang w:val="pt-BR"/>
              </w:rPr>
              <w:t>Petrobras e</w:t>
            </w:r>
          </w:p>
          <w:p w14:paraId="432FE385" w14:textId="4A039228" w:rsidR="003F0248" w:rsidRPr="00F8264B" w:rsidRDefault="003F0248" w:rsidP="0032099C">
            <w:pPr>
              <w:rPr>
                <w:lang w:val="pt-BR"/>
              </w:rPr>
            </w:pPr>
            <w:r w:rsidRPr="00F8264B">
              <w:rPr>
                <w:lang w:val="pt-BR"/>
              </w:rPr>
              <w:t>ANP</w:t>
            </w:r>
          </w:p>
        </w:tc>
        <w:tc>
          <w:tcPr>
            <w:tcW w:w="3068" w:type="dxa"/>
            <w:tcBorders>
              <w:top w:val="single" w:sz="4" w:space="0" w:color="auto"/>
              <w:bottom w:val="single" w:sz="4" w:space="0" w:color="auto"/>
            </w:tcBorders>
            <w:shd w:val="clear" w:color="auto" w:fill="auto"/>
            <w:vAlign w:val="center"/>
            <w:hideMark/>
          </w:tcPr>
          <w:p w14:paraId="798DD903" w14:textId="75947142" w:rsidR="00F8264B" w:rsidRPr="00F8264B" w:rsidRDefault="003F0248" w:rsidP="0032099C">
            <w:pPr>
              <w:rPr>
                <w:lang w:val="pt-BR"/>
              </w:rPr>
            </w:pPr>
            <w:r w:rsidRPr="00F8264B">
              <w:rPr>
                <w:lang w:val="pt-BR"/>
              </w:rPr>
              <w:t>Glossário</w:t>
            </w:r>
            <w:r w:rsidR="009A5FC6" w:rsidRPr="00F8264B">
              <w:rPr>
                <w:lang w:val="pt-BR"/>
              </w:rPr>
              <w:t xml:space="preserve"> Petrobras</w:t>
            </w:r>
          </w:p>
          <w:p w14:paraId="19008065" w14:textId="09F1DE61" w:rsidR="003F0248" w:rsidRPr="00F8264B" w:rsidRDefault="003F0248" w:rsidP="0032099C">
            <w:pPr>
              <w:rPr>
                <w:lang w:val="pt-BR"/>
              </w:rPr>
            </w:pPr>
            <w:r w:rsidRPr="00F8264B">
              <w:rPr>
                <w:lang w:val="pt-BR"/>
              </w:rPr>
              <w:t>Glossário</w:t>
            </w:r>
            <w:r w:rsidR="009A5FC6" w:rsidRPr="00F8264B">
              <w:rPr>
                <w:lang w:val="pt-BR"/>
              </w:rPr>
              <w:t xml:space="preserve"> ANP</w:t>
            </w:r>
          </w:p>
          <w:p w14:paraId="1F383604" w14:textId="305F75A6" w:rsidR="003F0248" w:rsidRPr="00F8264B" w:rsidRDefault="00F8264B" w:rsidP="0032099C">
            <w:pPr>
              <w:rPr>
                <w:lang w:val="pt-BR"/>
              </w:rPr>
            </w:pPr>
            <w:r>
              <w:rPr>
                <w:lang w:val="pt-BR"/>
              </w:rPr>
              <w:t>Dicionário do Petróleo-</w:t>
            </w:r>
            <w:r w:rsidR="003F0248" w:rsidRPr="00F8264B">
              <w:rPr>
                <w:lang w:val="pt-BR"/>
              </w:rPr>
              <w:t>Siglário</w:t>
            </w:r>
          </w:p>
        </w:tc>
        <w:tc>
          <w:tcPr>
            <w:tcW w:w="1585" w:type="dxa"/>
            <w:tcBorders>
              <w:top w:val="single" w:sz="4" w:space="0" w:color="auto"/>
              <w:bottom w:val="single" w:sz="4" w:space="0" w:color="auto"/>
            </w:tcBorders>
            <w:shd w:val="clear" w:color="auto" w:fill="auto"/>
            <w:vAlign w:val="center"/>
            <w:hideMark/>
          </w:tcPr>
          <w:p w14:paraId="5C98C758" w14:textId="77777777" w:rsidR="003F0248" w:rsidRPr="00F93356" w:rsidRDefault="003F0248" w:rsidP="0032099C">
            <w:r w:rsidRPr="00F93356">
              <w:t>562 termos</w:t>
            </w:r>
          </w:p>
          <w:p w14:paraId="6C24642A" w14:textId="3AF0FDFA" w:rsidR="003F0248" w:rsidRDefault="003F0248" w:rsidP="0032099C">
            <w:r w:rsidRPr="00F93356">
              <w:t>554 termos</w:t>
            </w:r>
          </w:p>
          <w:p w14:paraId="4A7D02FB" w14:textId="4B23A05C" w:rsidR="003F0248" w:rsidRPr="00F93356" w:rsidRDefault="003F0248" w:rsidP="0032099C">
            <w:r w:rsidRPr="00F93356">
              <w:t>1255 termos</w:t>
            </w:r>
          </w:p>
        </w:tc>
        <w:tc>
          <w:tcPr>
            <w:tcW w:w="2201" w:type="dxa"/>
            <w:tcBorders>
              <w:top w:val="single" w:sz="4" w:space="0" w:color="auto"/>
              <w:bottom w:val="single" w:sz="4" w:space="0" w:color="auto"/>
            </w:tcBorders>
            <w:shd w:val="clear" w:color="auto" w:fill="auto"/>
            <w:vAlign w:val="center"/>
            <w:hideMark/>
          </w:tcPr>
          <w:p w14:paraId="38E8349F" w14:textId="428EA4AF" w:rsidR="003F0248" w:rsidRPr="003F0248" w:rsidRDefault="003F0248" w:rsidP="00542D68">
            <w:pPr>
              <w:jc w:val="center"/>
              <w:rPr>
                <w:lang w:val="pt-BR"/>
              </w:rPr>
            </w:pPr>
            <w:r w:rsidRPr="002D354D">
              <w:rPr>
                <w:lang w:val="pt-BR"/>
              </w:rPr>
              <w:t xml:space="preserve">47.470 / </w:t>
            </w:r>
            <w:r w:rsidR="00542D68" w:rsidRPr="002D354D">
              <w:rPr>
                <w:lang w:val="pt-BR"/>
              </w:rPr>
              <w:t>30.680</w:t>
            </w:r>
          </w:p>
        </w:tc>
        <w:tc>
          <w:tcPr>
            <w:tcW w:w="1769" w:type="dxa"/>
            <w:tcBorders>
              <w:top w:val="single" w:sz="4" w:space="0" w:color="auto"/>
              <w:bottom w:val="single" w:sz="4" w:space="0" w:color="auto"/>
            </w:tcBorders>
            <w:shd w:val="clear" w:color="auto" w:fill="auto"/>
            <w:vAlign w:val="center"/>
            <w:hideMark/>
          </w:tcPr>
          <w:p w14:paraId="3F377EA5" w14:textId="15EC551F" w:rsidR="003F0248" w:rsidRPr="003F0248" w:rsidRDefault="00542D68" w:rsidP="00542D68">
            <w:pPr>
              <w:jc w:val="center"/>
              <w:rPr>
                <w:lang w:val="pt-BR"/>
              </w:rPr>
            </w:pPr>
            <w:r w:rsidRPr="002D354D">
              <w:rPr>
                <w:lang w:val="pt-BR"/>
              </w:rPr>
              <w:t>12.215</w:t>
            </w:r>
            <w:r>
              <w:rPr>
                <w:lang w:val="pt-BR"/>
              </w:rPr>
              <w:t xml:space="preserve"> </w:t>
            </w:r>
            <w:r w:rsidR="003F0248" w:rsidRPr="002D354D">
              <w:rPr>
                <w:lang w:val="pt-BR"/>
              </w:rPr>
              <w:t>/ 7.334</w:t>
            </w:r>
          </w:p>
        </w:tc>
      </w:tr>
      <w:tr w:rsidR="00B83398" w:rsidRPr="00F93356" w14:paraId="5802D78A" w14:textId="77777777" w:rsidTr="00F8264B">
        <w:trPr>
          <w:trHeight w:val="441"/>
          <w:jc w:val="center"/>
        </w:trPr>
        <w:tc>
          <w:tcPr>
            <w:tcW w:w="1134" w:type="dxa"/>
            <w:tcBorders>
              <w:top w:val="single" w:sz="4" w:space="0" w:color="auto"/>
              <w:bottom w:val="single" w:sz="4" w:space="0" w:color="auto"/>
            </w:tcBorders>
            <w:shd w:val="clear" w:color="auto" w:fill="F2F2F2"/>
            <w:vAlign w:val="center"/>
            <w:hideMark/>
          </w:tcPr>
          <w:p w14:paraId="750642AB" w14:textId="77777777" w:rsidR="00B83398" w:rsidRPr="00F93356" w:rsidRDefault="00B83398" w:rsidP="0032099C">
            <w:r w:rsidRPr="00F93356">
              <w:t>ANP</w:t>
            </w:r>
          </w:p>
        </w:tc>
        <w:tc>
          <w:tcPr>
            <w:tcW w:w="3068" w:type="dxa"/>
            <w:tcBorders>
              <w:top w:val="single" w:sz="4" w:space="0" w:color="auto"/>
              <w:bottom w:val="single" w:sz="4" w:space="0" w:color="auto"/>
            </w:tcBorders>
            <w:shd w:val="clear" w:color="auto" w:fill="F2F2F2"/>
            <w:vAlign w:val="center"/>
            <w:hideMark/>
          </w:tcPr>
          <w:p w14:paraId="0C3883C6" w14:textId="77777777" w:rsidR="00B83398" w:rsidRPr="00F93356" w:rsidRDefault="00B83398" w:rsidP="0032099C">
            <w:r w:rsidRPr="00F93356">
              <w:t>Trabalhos finais do PRH</w:t>
            </w:r>
          </w:p>
        </w:tc>
        <w:tc>
          <w:tcPr>
            <w:tcW w:w="1585" w:type="dxa"/>
            <w:tcBorders>
              <w:top w:val="single" w:sz="4" w:space="0" w:color="auto"/>
              <w:bottom w:val="single" w:sz="4" w:space="0" w:color="auto"/>
            </w:tcBorders>
            <w:shd w:val="clear" w:color="auto" w:fill="F2F2F2"/>
            <w:vAlign w:val="center"/>
            <w:hideMark/>
          </w:tcPr>
          <w:p w14:paraId="6F23FAE6" w14:textId="77777777" w:rsidR="00B83398" w:rsidRPr="00F93356" w:rsidRDefault="00B83398" w:rsidP="0032099C">
            <w:r w:rsidRPr="00F93356">
              <w:t>316 documentos</w:t>
            </w:r>
          </w:p>
        </w:tc>
        <w:tc>
          <w:tcPr>
            <w:tcW w:w="2201" w:type="dxa"/>
            <w:tcBorders>
              <w:top w:val="single" w:sz="4" w:space="0" w:color="auto"/>
              <w:bottom w:val="single" w:sz="4" w:space="0" w:color="auto"/>
            </w:tcBorders>
            <w:shd w:val="clear" w:color="auto" w:fill="F2F2F2"/>
            <w:vAlign w:val="center"/>
            <w:hideMark/>
          </w:tcPr>
          <w:p w14:paraId="525D3DB1" w14:textId="6831E394" w:rsidR="00B83398" w:rsidRPr="002D354D" w:rsidRDefault="002D354D" w:rsidP="00542D68">
            <w:pPr>
              <w:jc w:val="center"/>
              <w:rPr>
                <w:lang w:val="pt-BR"/>
              </w:rPr>
            </w:pPr>
            <w:r w:rsidRPr="002D354D">
              <w:rPr>
                <w:lang w:val="pt-BR"/>
              </w:rPr>
              <w:t xml:space="preserve">6.288.925 / </w:t>
            </w:r>
            <w:r w:rsidR="00542D68" w:rsidRPr="002D354D">
              <w:rPr>
                <w:lang w:val="pt-BR"/>
              </w:rPr>
              <w:t>3.308.466</w:t>
            </w:r>
          </w:p>
        </w:tc>
        <w:tc>
          <w:tcPr>
            <w:tcW w:w="1769" w:type="dxa"/>
            <w:tcBorders>
              <w:top w:val="single" w:sz="4" w:space="0" w:color="auto"/>
              <w:bottom w:val="single" w:sz="4" w:space="0" w:color="auto"/>
            </w:tcBorders>
            <w:shd w:val="clear" w:color="auto" w:fill="F2F2F2"/>
            <w:vAlign w:val="center"/>
            <w:hideMark/>
          </w:tcPr>
          <w:p w14:paraId="5E149E1E" w14:textId="4FD49D79" w:rsidR="00B83398" w:rsidRPr="002D354D" w:rsidRDefault="00542D68" w:rsidP="00542D68">
            <w:pPr>
              <w:jc w:val="center"/>
              <w:rPr>
                <w:lang w:val="pt-BR"/>
              </w:rPr>
            </w:pPr>
            <w:r w:rsidRPr="002D354D">
              <w:rPr>
                <w:lang w:val="pt-BR"/>
              </w:rPr>
              <w:t>394.771</w:t>
            </w:r>
            <w:r w:rsidR="002D354D" w:rsidRPr="002D354D">
              <w:rPr>
                <w:lang w:val="pt-BR"/>
              </w:rPr>
              <w:t xml:space="preserve"> / 52.880</w:t>
            </w:r>
          </w:p>
        </w:tc>
      </w:tr>
      <w:tr w:rsidR="00B83398" w:rsidRPr="00F93356" w14:paraId="58B78E66" w14:textId="77777777" w:rsidTr="00F8264B">
        <w:trPr>
          <w:trHeight w:val="420"/>
          <w:jc w:val="center"/>
        </w:trPr>
        <w:tc>
          <w:tcPr>
            <w:tcW w:w="1134" w:type="dxa"/>
            <w:tcBorders>
              <w:top w:val="single" w:sz="4" w:space="0" w:color="auto"/>
              <w:bottom w:val="single" w:sz="4" w:space="0" w:color="auto"/>
            </w:tcBorders>
            <w:shd w:val="clear" w:color="auto" w:fill="auto"/>
            <w:vAlign w:val="center"/>
            <w:hideMark/>
          </w:tcPr>
          <w:p w14:paraId="00139F88" w14:textId="77777777" w:rsidR="00B83398" w:rsidRPr="00F93356" w:rsidRDefault="00B83398" w:rsidP="0032099C">
            <w:r w:rsidRPr="00F93356">
              <w:t>ANP</w:t>
            </w:r>
          </w:p>
        </w:tc>
        <w:tc>
          <w:tcPr>
            <w:tcW w:w="3068" w:type="dxa"/>
            <w:tcBorders>
              <w:top w:val="single" w:sz="4" w:space="0" w:color="auto"/>
              <w:bottom w:val="single" w:sz="4" w:space="0" w:color="auto"/>
            </w:tcBorders>
            <w:shd w:val="clear" w:color="auto" w:fill="auto"/>
            <w:vAlign w:val="center"/>
            <w:hideMark/>
          </w:tcPr>
          <w:p w14:paraId="0BDBC215" w14:textId="77777777" w:rsidR="00B83398" w:rsidRPr="00F93356" w:rsidRDefault="00B83398" w:rsidP="0032099C">
            <w:r w:rsidRPr="00F93356">
              <w:t>Publicações</w:t>
            </w:r>
          </w:p>
        </w:tc>
        <w:tc>
          <w:tcPr>
            <w:tcW w:w="1585" w:type="dxa"/>
            <w:tcBorders>
              <w:top w:val="single" w:sz="4" w:space="0" w:color="auto"/>
              <w:bottom w:val="single" w:sz="4" w:space="0" w:color="auto"/>
            </w:tcBorders>
            <w:shd w:val="clear" w:color="auto" w:fill="auto"/>
            <w:vAlign w:val="center"/>
            <w:hideMark/>
          </w:tcPr>
          <w:p w14:paraId="08B1506A" w14:textId="77777777" w:rsidR="00B83398" w:rsidRPr="00F93356" w:rsidRDefault="00B83398" w:rsidP="0032099C">
            <w:r w:rsidRPr="00F93356">
              <w:t>168 documentos</w:t>
            </w:r>
          </w:p>
        </w:tc>
        <w:tc>
          <w:tcPr>
            <w:tcW w:w="2201" w:type="dxa"/>
            <w:tcBorders>
              <w:top w:val="single" w:sz="4" w:space="0" w:color="auto"/>
              <w:bottom w:val="single" w:sz="4" w:space="0" w:color="auto"/>
            </w:tcBorders>
            <w:shd w:val="clear" w:color="auto" w:fill="auto"/>
            <w:vAlign w:val="center"/>
            <w:hideMark/>
          </w:tcPr>
          <w:p w14:paraId="156696CB" w14:textId="0071C390" w:rsidR="00B83398" w:rsidRPr="002D354D" w:rsidRDefault="002D354D" w:rsidP="00542D68">
            <w:pPr>
              <w:jc w:val="center"/>
              <w:rPr>
                <w:lang w:val="pt-BR"/>
              </w:rPr>
            </w:pPr>
            <w:r w:rsidRPr="002D354D">
              <w:rPr>
                <w:lang w:val="pt-BR"/>
              </w:rPr>
              <w:t xml:space="preserve">2.415.849 / </w:t>
            </w:r>
            <w:r w:rsidR="00542D68" w:rsidRPr="002D354D">
              <w:rPr>
                <w:lang w:val="pt-BR"/>
              </w:rPr>
              <w:t>1.138.685</w:t>
            </w:r>
          </w:p>
        </w:tc>
        <w:tc>
          <w:tcPr>
            <w:tcW w:w="1769" w:type="dxa"/>
            <w:tcBorders>
              <w:top w:val="single" w:sz="4" w:space="0" w:color="auto"/>
              <w:bottom w:val="single" w:sz="4" w:space="0" w:color="auto"/>
            </w:tcBorders>
            <w:shd w:val="clear" w:color="auto" w:fill="auto"/>
            <w:vAlign w:val="center"/>
            <w:hideMark/>
          </w:tcPr>
          <w:p w14:paraId="1BB3B871" w14:textId="761BEBF8" w:rsidR="00B83398" w:rsidRPr="002D354D" w:rsidRDefault="00542D68" w:rsidP="00542D68">
            <w:pPr>
              <w:jc w:val="center"/>
              <w:rPr>
                <w:lang w:val="pt-BR"/>
              </w:rPr>
            </w:pPr>
            <w:r w:rsidRPr="002D354D">
              <w:rPr>
                <w:lang w:val="pt-BR"/>
              </w:rPr>
              <w:t>115.345</w:t>
            </w:r>
            <w:r w:rsidR="002D354D" w:rsidRPr="002D354D">
              <w:rPr>
                <w:lang w:val="pt-BR"/>
              </w:rPr>
              <w:t xml:space="preserve"> / 18.236</w:t>
            </w:r>
          </w:p>
        </w:tc>
      </w:tr>
      <w:tr w:rsidR="00B83398" w:rsidRPr="00F93356" w14:paraId="5A9537AC" w14:textId="77777777" w:rsidTr="00F8264B">
        <w:trPr>
          <w:trHeight w:val="425"/>
          <w:jc w:val="center"/>
        </w:trPr>
        <w:tc>
          <w:tcPr>
            <w:tcW w:w="1134" w:type="dxa"/>
            <w:tcBorders>
              <w:top w:val="single" w:sz="4" w:space="0" w:color="auto"/>
            </w:tcBorders>
            <w:shd w:val="clear" w:color="auto" w:fill="F2F2F2"/>
            <w:vAlign w:val="center"/>
            <w:hideMark/>
          </w:tcPr>
          <w:p w14:paraId="14DED465" w14:textId="77777777" w:rsidR="00B83398" w:rsidRPr="00F93356" w:rsidRDefault="00B83398" w:rsidP="0032099C">
            <w:r w:rsidRPr="00F93356">
              <w:t>ANP</w:t>
            </w:r>
          </w:p>
        </w:tc>
        <w:tc>
          <w:tcPr>
            <w:tcW w:w="3068" w:type="dxa"/>
            <w:tcBorders>
              <w:top w:val="single" w:sz="4" w:space="0" w:color="auto"/>
            </w:tcBorders>
            <w:shd w:val="clear" w:color="auto" w:fill="F2F2F2"/>
            <w:vAlign w:val="center"/>
            <w:hideMark/>
          </w:tcPr>
          <w:p w14:paraId="4386EB67" w14:textId="77777777" w:rsidR="00B83398" w:rsidRPr="00F93356" w:rsidRDefault="00B83398" w:rsidP="0032099C">
            <w:r w:rsidRPr="00F93356">
              <w:t>Notas e Estudos Técnicos</w:t>
            </w:r>
          </w:p>
        </w:tc>
        <w:tc>
          <w:tcPr>
            <w:tcW w:w="1585" w:type="dxa"/>
            <w:tcBorders>
              <w:top w:val="single" w:sz="4" w:space="0" w:color="auto"/>
            </w:tcBorders>
            <w:shd w:val="clear" w:color="auto" w:fill="F2F2F2"/>
            <w:vAlign w:val="center"/>
            <w:hideMark/>
          </w:tcPr>
          <w:p w14:paraId="2A01978D" w14:textId="77777777" w:rsidR="00B83398" w:rsidRPr="00F93356" w:rsidRDefault="00B83398" w:rsidP="0032099C">
            <w:r w:rsidRPr="00F93356">
              <w:t>141 documentos</w:t>
            </w:r>
          </w:p>
        </w:tc>
        <w:tc>
          <w:tcPr>
            <w:tcW w:w="2201" w:type="dxa"/>
            <w:tcBorders>
              <w:top w:val="single" w:sz="4" w:space="0" w:color="auto"/>
            </w:tcBorders>
            <w:shd w:val="clear" w:color="auto" w:fill="F2F2F2"/>
            <w:vAlign w:val="center"/>
            <w:hideMark/>
          </w:tcPr>
          <w:p w14:paraId="1A1FBA7E" w14:textId="3FAD6F4B" w:rsidR="00B83398" w:rsidRPr="002D354D" w:rsidRDefault="002D354D" w:rsidP="00542D68">
            <w:pPr>
              <w:jc w:val="center"/>
              <w:rPr>
                <w:lang w:val="pt-BR"/>
              </w:rPr>
            </w:pPr>
            <w:r w:rsidRPr="002D354D">
              <w:rPr>
                <w:lang w:val="pt-BR"/>
              </w:rPr>
              <w:t xml:space="preserve">1.238.429 / </w:t>
            </w:r>
            <w:r w:rsidR="00542D68" w:rsidRPr="002D354D">
              <w:rPr>
                <w:lang w:val="pt-BR"/>
              </w:rPr>
              <w:t>669.356</w:t>
            </w:r>
          </w:p>
        </w:tc>
        <w:tc>
          <w:tcPr>
            <w:tcW w:w="1769" w:type="dxa"/>
            <w:tcBorders>
              <w:top w:val="single" w:sz="4" w:space="0" w:color="auto"/>
            </w:tcBorders>
            <w:shd w:val="clear" w:color="auto" w:fill="F2F2F2"/>
            <w:vAlign w:val="center"/>
            <w:hideMark/>
          </w:tcPr>
          <w:p w14:paraId="4E422513" w14:textId="3F5E9AAB" w:rsidR="00B83398" w:rsidRPr="002D354D" w:rsidRDefault="00542D68" w:rsidP="00542D68">
            <w:pPr>
              <w:jc w:val="center"/>
              <w:rPr>
                <w:lang w:val="pt-BR"/>
              </w:rPr>
            </w:pPr>
            <w:r w:rsidRPr="002D354D">
              <w:rPr>
                <w:lang w:val="pt-BR"/>
              </w:rPr>
              <w:t>91.391</w:t>
            </w:r>
            <w:r>
              <w:rPr>
                <w:lang w:val="pt-BR"/>
              </w:rPr>
              <w:t xml:space="preserve"> </w:t>
            </w:r>
            <w:r w:rsidR="002D354D" w:rsidRPr="002D354D">
              <w:rPr>
                <w:lang w:val="pt-BR"/>
              </w:rPr>
              <w:t>/ 16.922</w:t>
            </w:r>
          </w:p>
        </w:tc>
      </w:tr>
      <w:tr w:rsidR="00B83398" w:rsidRPr="00F93356" w14:paraId="0EB38EE4" w14:textId="77777777" w:rsidTr="00F8264B">
        <w:trPr>
          <w:trHeight w:val="337"/>
          <w:jc w:val="center"/>
        </w:trPr>
        <w:tc>
          <w:tcPr>
            <w:tcW w:w="1134" w:type="dxa"/>
            <w:tcBorders>
              <w:top w:val="single" w:sz="8" w:space="0" w:color="auto"/>
              <w:bottom w:val="single" w:sz="8" w:space="0" w:color="auto"/>
            </w:tcBorders>
            <w:shd w:val="clear" w:color="auto" w:fill="auto"/>
            <w:vAlign w:val="center"/>
            <w:hideMark/>
          </w:tcPr>
          <w:p w14:paraId="29859F4C" w14:textId="77777777" w:rsidR="00B83398" w:rsidRPr="00F93356" w:rsidRDefault="00B83398" w:rsidP="0032099C">
            <w:pPr>
              <w:jc w:val="center"/>
              <w:rPr>
                <w:b/>
                <w:bCs/>
              </w:rPr>
            </w:pPr>
            <w:r w:rsidRPr="00F93356">
              <w:rPr>
                <w:b/>
                <w:bCs/>
              </w:rPr>
              <w:t>Total</w:t>
            </w:r>
          </w:p>
        </w:tc>
        <w:tc>
          <w:tcPr>
            <w:tcW w:w="3068" w:type="dxa"/>
            <w:tcBorders>
              <w:top w:val="single" w:sz="8" w:space="0" w:color="auto"/>
              <w:bottom w:val="single" w:sz="8" w:space="0" w:color="auto"/>
            </w:tcBorders>
            <w:shd w:val="clear" w:color="auto" w:fill="auto"/>
            <w:vAlign w:val="center"/>
            <w:hideMark/>
          </w:tcPr>
          <w:p w14:paraId="063CE9F9" w14:textId="77777777" w:rsidR="00B83398" w:rsidRPr="00F93356" w:rsidRDefault="00B83398" w:rsidP="0032099C">
            <w:pPr>
              <w:jc w:val="center"/>
              <w:rPr>
                <w:b/>
                <w:bCs/>
              </w:rPr>
            </w:pPr>
          </w:p>
        </w:tc>
        <w:tc>
          <w:tcPr>
            <w:tcW w:w="1585" w:type="dxa"/>
            <w:tcBorders>
              <w:top w:val="single" w:sz="8" w:space="0" w:color="auto"/>
              <w:bottom w:val="single" w:sz="8" w:space="0" w:color="auto"/>
            </w:tcBorders>
            <w:shd w:val="clear" w:color="auto" w:fill="auto"/>
            <w:vAlign w:val="center"/>
            <w:hideMark/>
          </w:tcPr>
          <w:p w14:paraId="69E8B43F" w14:textId="77777777" w:rsidR="00B83398" w:rsidRPr="00F93356" w:rsidRDefault="00B83398" w:rsidP="0032099C">
            <w:pPr>
              <w:jc w:val="center"/>
              <w:rPr>
                <w:b/>
                <w:bCs/>
              </w:rPr>
            </w:pPr>
          </w:p>
        </w:tc>
        <w:tc>
          <w:tcPr>
            <w:tcW w:w="2201" w:type="dxa"/>
            <w:tcBorders>
              <w:top w:val="single" w:sz="8" w:space="0" w:color="auto"/>
              <w:bottom w:val="single" w:sz="8" w:space="0" w:color="auto"/>
            </w:tcBorders>
            <w:shd w:val="clear" w:color="auto" w:fill="auto"/>
            <w:vAlign w:val="center"/>
            <w:hideMark/>
          </w:tcPr>
          <w:p w14:paraId="1F57B6F8" w14:textId="5403DFFE" w:rsidR="00B83398" w:rsidRPr="00542D68" w:rsidRDefault="002D354D" w:rsidP="00542D68">
            <w:pPr>
              <w:jc w:val="center"/>
              <w:rPr>
                <w:b/>
                <w:bCs/>
                <w:lang w:val="pt-BR"/>
              </w:rPr>
            </w:pPr>
            <w:r w:rsidRPr="002D354D">
              <w:rPr>
                <w:b/>
                <w:bCs/>
                <w:lang w:val="pt-BR"/>
              </w:rPr>
              <w:t>20.220.337</w:t>
            </w:r>
            <w:r w:rsidR="004F32D5">
              <w:rPr>
                <w:b/>
                <w:bCs/>
                <w:lang w:val="pt-BR"/>
              </w:rPr>
              <w:t xml:space="preserve"> </w:t>
            </w:r>
            <w:r w:rsidR="00542D68">
              <w:rPr>
                <w:b/>
                <w:bCs/>
                <w:lang w:val="pt-BR"/>
              </w:rPr>
              <w:t>/</w:t>
            </w:r>
            <w:r w:rsidR="004F32D5">
              <w:rPr>
                <w:b/>
                <w:bCs/>
                <w:lang w:val="pt-BR"/>
              </w:rPr>
              <w:t xml:space="preserve"> </w:t>
            </w:r>
            <w:r w:rsidR="00542D68" w:rsidRPr="002D354D">
              <w:rPr>
                <w:b/>
                <w:bCs/>
                <w:lang w:val="pt-BR"/>
              </w:rPr>
              <w:t>10.109.732</w:t>
            </w:r>
          </w:p>
        </w:tc>
        <w:tc>
          <w:tcPr>
            <w:tcW w:w="1769" w:type="dxa"/>
            <w:tcBorders>
              <w:top w:val="single" w:sz="8" w:space="0" w:color="auto"/>
              <w:bottom w:val="single" w:sz="8" w:space="0" w:color="auto"/>
            </w:tcBorders>
            <w:shd w:val="clear" w:color="auto" w:fill="auto"/>
            <w:vAlign w:val="center"/>
            <w:hideMark/>
          </w:tcPr>
          <w:p w14:paraId="03131905" w14:textId="49067CBE" w:rsidR="00B83398" w:rsidRPr="002D354D" w:rsidRDefault="002D354D" w:rsidP="00F976BE">
            <w:pPr>
              <w:jc w:val="center"/>
              <w:rPr>
                <w:b/>
                <w:bCs/>
                <w:lang w:val="pt-BR"/>
              </w:rPr>
            </w:pPr>
            <w:r>
              <w:rPr>
                <w:b/>
                <w:bCs/>
                <w:lang w:val="pt-BR"/>
              </w:rPr>
              <w:t>113.934</w:t>
            </w:r>
            <w:r w:rsidR="003C5FAF">
              <w:rPr>
                <w:b/>
                <w:bCs/>
                <w:lang w:val="pt-BR"/>
              </w:rPr>
              <w:t xml:space="preserve"> </w:t>
            </w:r>
          </w:p>
        </w:tc>
      </w:tr>
    </w:tbl>
    <w:p w14:paraId="3921F5BF" w14:textId="7922156E" w:rsidR="00D55E5F" w:rsidRDefault="00D55E5F">
      <w:pPr>
        <w:rPr>
          <w:b/>
          <w:sz w:val="24"/>
          <w:szCs w:val="24"/>
          <w:lang w:val="pt-BR"/>
        </w:rPr>
      </w:pPr>
    </w:p>
    <w:p w14:paraId="2B9D1320" w14:textId="77777777" w:rsidR="000D3D45" w:rsidRDefault="000D3D45">
      <w:pPr>
        <w:rPr>
          <w:b/>
          <w:sz w:val="24"/>
          <w:szCs w:val="24"/>
          <w:lang w:val="pt-BR"/>
        </w:rPr>
      </w:pPr>
    </w:p>
    <w:p w14:paraId="68B7576C" w14:textId="3957B0B3" w:rsidR="003234C9" w:rsidRPr="00452102" w:rsidRDefault="003234C9" w:rsidP="003234C9">
      <w:pPr>
        <w:pStyle w:val="Corpodetexto2"/>
        <w:jc w:val="left"/>
        <w:rPr>
          <w:szCs w:val="24"/>
        </w:rPr>
      </w:pPr>
      <w:r>
        <w:rPr>
          <w:color w:val="auto"/>
          <w:szCs w:val="24"/>
        </w:rPr>
        <w:t xml:space="preserve">3. </w:t>
      </w:r>
      <w:r w:rsidR="005473AC">
        <w:rPr>
          <w:color w:val="auto"/>
          <w:szCs w:val="24"/>
        </w:rPr>
        <w:t>V</w:t>
      </w:r>
      <w:r>
        <w:rPr>
          <w:color w:val="auto"/>
          <w:szCs w:val="24"/>
        </w:rPr>
        <w:t>etorização de palavras</w:t>
      </w:r>
    </w:p>
    <w:p w14:paraId="2DC4016D" w14:textId="506BD3D0" w:rsidR="003234C9" w:rsidRDefault="003234C9">
      <w:pPr>
        <w:rPr>
          <w:b/>
          <w:sz w:val="24"/>
          <w:szCs w:val="24"/>
          <w:lang w:val="pt-BR"/>
        </w:rPr>
      </w:pPr>
    </w:p>
    <w:p w14:paraId="18A1DFC6" w14:textId="3BF5BB68" w:rsidR="006E7122" w:rsidRDefault="003234C9" w:rsidP="003234C9">
      <w:pPr>
        <w:pStyle w:val="Corpodetexto2"/>
        <w:ind w:firstLine="851"/>
        <w:rPr>
          <w:b w:val="0"/>
          <w:color w:val="auto"/>
          <w:szCs w:val="24"/>
        </w:rPr>
      </w:pPr>
      <w:r w:rsidRPr="003234C9">
        <w:rPr>
          <w:b w:val="0"/>
          <w:color w:val="auto"/>
          <w:szCs w:val="24"/>
        </w:rPr>
        <w:t>Algoritmos de vetorização de palavras</w:t>
      </w:r>
      <w:r>
        <w:rPr>
          <w:b w:val="0"/>
          <w:color w:val="auto"/>
          <w:szCs w:val="24"/>
        </w:rPr>
        <w:t xml:space="preserve"> </w:t>
      </w:r>
      <w:r w:rsidR="00543387">
        <w:rPr>
          <w:b w:val="0"/>
          <w:color w:val="auto"/>
          <w:szCs w:val="24"/>
        </w:rPr>
        <w:t xml:space="preserve">buscam </w:t>
      </w:r>
      <w:r w:rsidR="006E7122">
        <w:rPr>
          <w:b w:val="0"/>
          <w:color w:val="auto"/>
          <w:szCs w:val="24"/>
        </w:rPr>
        <w:t xml:space="preserve">atribuir uma representação matemática para cada palavra de um vocabulário, </w:t>
      </w:r>
      <w:r w:rsidR="00244F80">
        <w:rPr>
          <w:b w:val="0"/>
          <w:color w:val="auto"/>
          <w:szCs w:val="24"/>
        </w:rPr>
        <w:t xml:space="preserve">capturando relações de similaridade sintática e semântica a partir do contexto em que ocorrem </w:t>
      </w:r>
      <w:r w:rsidR="00B75CA1">
        <w:rPr>
          <w:b w:val="0"/>
          <w:color w:val="auto"/>
          <w:szCs w:val="24"/>
        </w:rPr>
        <w:t>em</w:t>
      </w:r>
      <w:r w:rsidR="005473AC">
        <w:rPr>
          <w:b w:val="0"/>
          <w:color w:val="auto"/>
          <w:szCs w:val="24"/>
        </w:rPr>
        <w:t xml:space="preserve"> </w:t>
      </w:r>
      <w:r w:rsidR="006E7122">
        <w:rPr>
          <w:b w:val="0"/>
          <w:color w:val="auto"/>
          <w:szCs w:val="24"/>
        </w:rPr>
        <w:t>um conjunto de dados textual (</w:t>
      </w:r>
      <w:r w:rsidR="006E7122" w:rsidRPr="006E7122">
        <w:rPr>
          <w:b w:val="0"/>
          <w:i/>
          <w:color w:val="auto"/>
          <w:szCs w:val="24"/>
        </w:rPr>
        <w:t>corpus</w:t>
      </w:r>
      <w:r w:rsidR="006E7122">
        <w:rPr>
          <w:b w:val="0"/>
          <w:color w:val="auto"/>
          <w:szCs w:val="24"/>
        </w:rPr>
        <w:t xml:space="preserve">). Essas técnicas consistem em </w:t>
      </w:r>
      <w:r w:rsidR="006E7122" w:rsidRPr="006E7122">
        <w:rPr>
          <w:b w:val="0"/>
          <w:color w:val="auto"/>
          <w:szCs w:val="24"/>
        </w:rPr>
        <w:t>representar cada termo como um vetor contínuo n-dimensional de valores reais, de maneira que palavras relacionadas entre si sejam posicionadas em regiões próximas no espaço vetorial criado. Dessa forma, é possível inferir relações de similaridade entre duas palavras a partir do cálculo da distância entre seus vetores, utilizando por exemplo a distância cosseno (MIKOLOV et al., 2013a).</w:t>
      </w:r>
    </w:p>
    <w:p w14:paraId="24335CAA" w14:textId="63335128" w:rsidR="003234C9" w:rsidRDefault="008205AB" w:rsidP="006438C7">
      <w:pPr>
        <w:pStyle w:val="Corpodetexto2"/>
        <w:ind w:firstLine="851"/>
        <w:rPr>
          <w:b w:val="0"/>
          <w:color w:val="auto"/>
          <w:szCs w:val="24"/>
        </w:rPr>
      </w:pPr>
      <w:r w:rsidRPr="005D3421">
        <w:rPr>
          <w:b w:val="0"/>
          <w:color w:val="auto"/>
          <w:szCs w:val="24"/>
        </w:rPr>
        <w:t xml:space="preserve">Word2vec </w:t>
      </w:r>
      <w:del w:id="14" w:author="Diogo da Silva Magalhaes Gomes" w:date="2018-07-12T09:50:00Z">
        <w:r w:rsidRPr="005D3421" w:rsidDel="002700AF">
          <w:rPr>
            <w:b w:val="0"/>
            <w:color w:val="auto"/>
            <w:szCs w:val="24"/>
          </w:rPr>
          <w:delText xml:space="preserve">(MIKOLOV et al., 2013a, 2013b) </w:delText>
        </w:r>
      </w:del>
      <w:r w:rsidR="005D3421" w:rsidRPr="005D3421">
        <w:rPr>
          <w:b w:val="0"/>
          <w:color w:val="auto"/>
          <w:szCs w:val="24"/>
        </w:rPr>
        <w:t>é um algoritmo baseado em redes neurais para composiç</w:t>
      </w:r>
      <w:r w:rsidR="005D3421">
        <w:rPr>
          <w:b w:val="0"/>
          <w:color w:val="auto"/>
          <w:szCs w:val="24"/>
        </w:rPr>
        <w:t>ão dos vetores de palavras</w:t>
      </w:r>
      <w:r w:rsidR="00E17016">
        <w:rPr>
          <w:b w:val="0"/>
          <w:color w:val="auto"/>
          <w:szCs w:val="24"/>
        </w:rPr>
        <w:t>, e está</w:t>
      </w:r>
      <w:r w:rsidR="005D3421">
        <w:rPr>
          <w:b w:val="0"/>
          <w:color w:val="auto"/>
          <w:szCs w:val="24"/>
        </w:rPr>
        <w:t xml:space="preserve"> </w:t>
      </w:r>
      <w:r w:rsidR="00E17016">
        <w:rPr>
          <w:b w:val="0"/>
          <w:color w:val="auto"/>
          <w:szCs w:val="24"/>
        </w:rPr>
        <w:t>d</w:t>
      </w:r>
      <w:r w:rsidR="005D3421">
        <w:rPr>
          <w:b w:val="0"/>
          <w:color w:val="auto"/>
          <w:szCs w:val="24"/>
        </w:rPr>
        <w:t xml:space="preserve">isponível em duas arquiteturas de treinamento: </w:t>
      </w:r>
      <w:r w:rsidR="005D3421" w:rsidRPr="005D3421">
        <w:rPr>
          <w:b w:val="0"/>
          <w:i/>
          <w:color w:val="auto"/>
          <w:szCs w:val="24"/>
        </w:rPr>
        <w:t>continuous bag-of-words</w:t>
      </w:r>
      <w:r w:rsidR="005D3421">
        <w:rPr>
          <w:b w:val="0"/>
          <w:color w:val="auto"/>
          <w:szCs w:val="24"/>
        </w:rPr>
        <w:t xml:space="preserve"> (CBOW), que busca predizer uma palavra central a partir de uma </w:t>
      </w:r>
      <w:r w:rsidR="00B75CA1">
        <w:rPr>
          <w:b w:val="0"/>
          <w:color w:val="auto"/>
          <w:szCs w:val="24"/>
        </w:rPr>
        <w:t>janela de palavras de contexto</w:t>
      </w:r>
      <w:r w:rsidR="005D3421">
        <w:rPr>
          <w:b w:val="0"/>
          <w:color w:val="auto"/>
          <w:szCs w:val="24"/>
        </w:rPr>
        <w:t xml:space="preserve">; e </w:t>
      </w:r>
      <w:r w:rsidR="005D3421" w:rsidRPr="005D3421">
        <w:rPr>
          <w:b w:val="0"/>
          <w:i/>
          <w:color w:val="auto"/>
          <w:szCs w:val="24"/>
        </w:rPr>
        <w:t>skip-gram</w:t>
      </w:r>
      <w:r w:rsidR="005D3421">
        <w:rPr>
          <w:b w:val="0"/>
          <w:color w:val="auto"/>
          <w:szCs w:val="24"/>
        </w:rPr>
        <w:t>, que busca predizer o conjunto de palavras vizinhas a partir de uma palavra de referência.</w:t>
      </w:r>
      <w:r w:rsidR="004E32F5">
        <w:rPr>
          <w:b w:val="0"/>
          <w:color w:val="auto"/>
          <w:szCs w:val="24"/>
        </w:rPr>
        <w:t xml:space="preserve"> </w:t>
      </w:r>
      <w:r w:rsidR="005D3421" w:rsidRPr="005D3421">
        <w:rPr>
          <w:b w:val="0"/>
          <w:color w:val="auto"/>
          <w:szCs w:val="24"/>
        </w:rPr>
        <w:t>FastText</w:t>
      </w:r>
      <w:del w:id="15" w:author="Diogo da Silva Magalhaes Gomes" w:date="2018-07-12T09:50:00Z">
        <w:r w:rsidR="005D3421" w:rsidRPr="005D3421" w:rsidDel="002700AF">
          <w:rPr>
            <w:b w:val="0"/>
            <w:color w:val="auto"/>
            <w:szCs w:val="24"/>
          </w:rPr>
          <w:delText xml:space="preserve"> (BOJANOWSKI et al., 2017)</w:delText>
        </w:r>
      </w:del>
      <w:r w:rsidR="005D3421" w:rsidRPr="005D3421">
        <w:rPr>
          <w:b w:val="0"/>
          <w:color w:val="auto"/>
          <w:szCs w:val="24"/>
        </w:rPr>
        <w:t xml:space="preserve"> é </w:t>
      </w:r>
      <w:r w:rsidR="005D3421">
        <w:rPr>
          <w:b w:val="0"/>
          <w:color w:val="auto"/>
          <w:szCs w:val="24"/>
        </w:rPr>
        <w:t>uma variação da arquitetura word2vec, em que</w:t>
      </w:r>
      <w:r w:rsidR="00093283">
        <w:rPr>
          <w:b w:val="0"/>
          <w:color w:val="auto"/>
          <w:szCs w:val="24"/>
        </w:rPr>
        <w:t xml:space="preserve"> os </w:t>
      </w:r>
      <w:r w:rsidR="00093283" w:rsidRPr="00093283">
        <w:rPr>
          <w:b w:val="0"/>
          <w:i/>
          <w:color w:val="auto"/>
          <w:szCs w:val="24"/>
        </w:rPr>
        <w:t>embeddings</w:t>
      </w:r>
      <w:r w:rsidR="00093283">
        <w:rPr>
          <w:b w:val="0"/>
          <w:color w:val="auto"/>
          <w:szCs w:val="24"/>
        </w:rPr>
        <w:t xml:space="preserve"> são associados a sequências contíguas de caracteres (</w:t>
      </w:r>
      <w:r w:rsidR="00093283" w:rsidRPr="00093283">
        <w:rPr>
          <w:b w:val="0"/>
          <w:i/>
          <w:color w:val="auto"/>
          <w:szCs w:val="24"/>
        </w:rPr>
        <w:t>n-grams</w:t>
      </w:r>
      <w:r w:rsidR="00093283">
        <w:rPr>
          <w:b w:val="0"/>
          <w:color w:val="auto"/>
          <w:szCs w:val="24"/>
        </w:rPr>
        <w:t xml:space="preserve">), e cada palavra é representada pelo somatório </w:t>
      </w:r>
      <w:r w:rsidR="00F15B96">
        <w:rPr>
          <w:b w:val="0"/>
          <w:color w:val="auto"/>
          <w:szCs w:val="24"/>
        </w:rPr>
        <w:t xml:space="preserve">das </w:t>
      </w:r>
      <w:r w:rsidR="00093283">
        <w:rPr>
          <w:b w:val="0"/>
          <w:color w:val="auto"/>
          <w:szCs w:val="24"/>
        </w:rPr>
        <w:t>representações</w:t>
      </w:r>
      <w:r w:rsidR="00F15B96">
        <w:rPr>
          <w:b w:val="0"/>
          <w:color w:val="auto"/>
          <w:szCs w:val="24"/>
        </w:rPr>
        <w:t xml:space="preserve"> de seus </w:t>
      </w:r>
      <w:r w:rsidR="00F15B96" w:rsidRPr="00F15B96">
        <w:rPr>
          <w:b w:val="0"/>
          <w:i/>
          <w:color w:val="auto"/>
          <w:szCs w:val="24"/>
        </w:rPr>
        <w:t>n-grams</w:t>
      </w:r>
      <w:r w:rsidR="00093283">
        <w:rPr>
          <w:b w:val="0"/>
          <w:color w:val="auto"/>
          <w:szCs w:val="24"/>
        </w:rPr>
        <w:t xml:space="preserve">. </w:t>
      </w:r>
      <w:r w:rsidRPr="00093283">
        <w:rPr>
          <w:b w:val="0"/>
          <w:color w:val="auto"/>
          <w:szCs w:val="24"/>
        </w:rPr>
        <w:t xml:space="preserve">GloVe </w:t>
      </w:r>
      <w:del w:id="16" w:author="Diogo da Silva Magalhaes Gomes" w:date="2018-07-12T09:50:00Z">
        <w:r w:rsidRPr="00093283" w:rsidDel="002700AF">
          <w:rPr>
            <w:b w:val="0"/>
            <w:color w:val="auto"/>
            <w:szCs w:val="24"/>
          </w:rPr>
          <w:delText>(PENNINGTON et al., 2014)</w:delText>
        </w:r>
        <w:r w:rsidR="00093283" w:rsidRPr="00093283" w:rsidDel="002700AF">
          <w:rPr>
            <w:b w:val="0"/>
            <w:color w:val="auto"/>
            <w:szCs w:val="24"/>
          </w:rPr>
          <w:delText xml:space="preserve"> </w:delText>
        </w:r>
      </w:del>
      <w:r w:rsidR="00093283" w:rsidRPr="00093283">
        <w:rPr>
          <w:b w:val="0"/>
          <w:color w:val="auto"/>
          <w:szCs w:val="24"/>
        </w:rPr>
        <w:t>é baseado na composiç</w:t>
      </w:r>
      <w:r w:rsidR="00093283">
        <w:rPr>
          <w:b w:val="0"/>
          <w:color w:val="auto"/>
          <w:szCs w:val="24"/>
        </w:rPr>
        <w:t>ão de uma matriz</w:t>
      </w:r>
      <w:r w:rsidR="00F15B96">
        <w:rPr>
          <w:b w:val="0"/>
          <w:color w:val="auto"/>
          <w:szCs w:val="24"/>
        </w:rPr>
        <w:t xml:space="preserve"> de co-ocorrência</w:t>
      </w:r>
      <w:r w:rsidR="00FF1FD4">
        <w:rPr>
          <w:b w:val="0"/>
          <w:color w:val="auto"/>
          <w:szCs w:val="24"/>
        </w:rPr>
        <w:t xml:space="preserve"> </w:t>
      </w:r>
      <w:r w:rsidR="00FF1FD4" w:rsidRPr="00FF1FD4">
        <w:rPr>
          <w:b w:val="0"/>
          <w:i/>
          <w:color w:val="auto"/>
          <w:szCs w:val="24"/>
        </w:rPr>
        <w:t>X</w:t>
      </w:r>
      <w:r w:rsidR="00FF1FD4">
        <w:rPr>
          <w:b w:val="0"/>
          <w:color w:val="auto"/>
          <w:szCs w:val="24"/>
        </w:rPr>
        <w:t>,</w:t>
      </w:r>
      <w:r w:rsidR="00E17016">
        <w:rPr>
          <w:b w:val="0"/>
          <w:color w:val="auto"/>
          <w:szCs w:val="24"/>
        </w:rPr>
        <w:t xml:space="preserve"> </w:t>
      </w:r>
      <w:r w:rsidR="00FF1FD4">
        <w:rPr>
          <w:b w:val="0"/>
          <w:color w:val="auto"/>
          <w:szCs w:val="24"/>
        </w:rPr>
        <w:t xml:space="preserve">de forma que cada elemento da matriz </w:t>
      </w:r>
      <w:r w:rsidR="00FF1FD4" w:rsidRPr="00FF1FD4">
        <w:rPr>
          <w:b w:val="0"/>
          <w:i/>
          <w:color w:val="auto"/>
          <w:szCs w:val="24"/>
        </w:rPr>
        <w:t>X</w:t>
      </w:r>
      <w:r w:rsidR="00FF1FD4" w:rsidRPr="00FF1FD4">
        <w:rPr>
          <w:b w:val="0"/>
          <w:i/>
          <w:color w:val="auto"/>
          <w:szCs w:val="24"/>
          <w:vertAlign w:val="subscript"/>
        </w:rPr>
        <w:t>ij</w:t>
      </w:r>
      <w:r w:rsidR="001E3327">
        <w:rPr>
          <w:b w:val="0"/>
          <w:color w:val="auto"/>
          <w:szCs w:val="24"/>
        </w:rPr>
        <w:t xml:space="preserve"> representa o número de ocorrências </w:t>
      </w:r>
      <w:r w:rsidR="00FF1FD4">
        <w:rPr>
          <w:b w:val="0"/>
          <w:color w:val="auto"/>
          <w:szCs w:val="24"/>
        </w:rPr>
        <w:t xml:space="preserve">em que um termo </w:t>
      </w:r>
      <w:r w:rsidR="00FF1FD4" w:rsidRPr="00FF1FD4">
        <w:rPr>
          <w:b w:val="0"/>
          <w:i/>
          <w:color w:val="auto"/>
          <w:szCs w:val="24"/>
        </w:rPr>
        <w:t>i</w:t>
      </w:r>
      <w:r w:rsidR="00FF1FD4">
        <w:rPr>
          <w:b w:val="0"/>
          <w:color w:val="auto"/>
          <w:szCs w:val="24"/>
        </w:rPr>
        <w:t xml:space="preserve"> é observado no contexto de um termo </w:t>
      </w:r>
      <w:r w:rsidR="00FF1FD4" w:rsidRPr="00FF1FD4">
        <w:rPr>
          <w:b w:val="0"/>
          <w:i/>
          <w:color w:val="auto"/>
          <w:szCs w:val="24"/>
        </w:rPr>
        <w:t>j</w:t>
      </w:r>
      <w:r w:rsidR="00FF1FD4">
        <w:rPr>
          <w:b w:val="0"/>
          <w:color w:val="auto"/>
          <w:szCs w:val="24"/>
        </w:rPr>
        <w:t xml:space="preserve">. </w:t>
      </w:r>
    </w:p>
    <w:p w14:paraId="03B56A00" w14:textId="77777777" w:rsidR="000D3D45" w:rsidRPr="006438C7" w:rsidRDefault="000D3D45" w:rsidP="006438C7">
      <w:pPr>
        <w:pStyle w:val="Corpodetexto2"/>
        <w:ind w:firstLine="851"/>
        <w:rPr>
          <w:b w:val="0"/>
          <w:color w:val="auto"/>
          <w:szCs w:val="24"/>
        </w:rPr>
      </w:pPr>
    </w:p>
    <w:p w14:paraId="2BE84B98" w14:textId="77777777" w:rsidR="004E32F5" w:rsidRDefault="004E32F5">
      <w:pPr>
        <w:rPr>
          <w:b/>
          <w:sz w:val="24"/>
          <w:szCs w:val="24"/>
          <w:lang w:val="pt-BR"/>
        </w:rPr>
      </w:pPr>
      <w:r w:rsidRPr="00E17016">
        <w:rPr>
          <w:szCs w:val="24"/>
          <w:lang w:val="pt-BR"/>
        </w:rPr>
        <w:br w:type="page"/>
      </w:r>
    </w:p>
    <w:p w14:paraId="0E2F5A61" w14:textId="1FC38C41" w:rsidR="00F77F76" w:rsidRPr="00452102" w:rsidRDefault="008205AB" w:rsidP="00F77F76">
      <w:pPr>
        <w:pStyle w:val="Corpodetexto2"/>
        <w:jc w:val="left"/>
        <w:rPr>
          <w:szCs w:val="24"/>
        </w:rPr>
      </w:pPr>
      <w:r>
        <w:rPr>
          <w:color w:val="auto"/>
          <w:szCs w:val="24"/>
        </w:rPr>
        <w:lastRenderedPageBreak/>
        <w:t>4</w:t>
      </w:r>
      <w:r w:rsidR="00F77F76" w:rsidRPr="00452102">
        <w:rPr>
          <w:color w:val="auto"/>
          <w:szCs w:val="24"/>
        </w:rPr>
        <w:t xml:space="preserve">. </w:t>
      </w:r>
      <w:r w:rsidR="00F77F76">
        <w:rPr>
          <w:color w:val="auto"/>
          <w:szCs w:val="24"/>
        </w:rPr>
        <w:t>Treinamento</w:t>
      </w:r>
    </w:p>
    <w:p w14:paraId="6F900EE4" w14:textId="684FA018" w:rsidR="00A72E1D" w:rsidRPr="00681198" w:rsidRDefault="00A72E1D" w:rsidP="00C47A2A">
      <w:pPr>
        <w:pStyle w:val="Corpodetexto2"/>
        <w:rPr>
          <w:b w:val="0"/>
          <w:color w:val="auto"/>
          <w:szCs w:val="24"/>
        </w:rPr>
      </w:pPr>
    </w:p>
    <w:p w14:paraId="17875229" w14:textId="3467F071" w:rsidR="0042180F" w:rsidRPr="0042180F" w:rsidRDefault="0042180F" w:rsidP="00A72E1D">
      <w:pPr>
        <w:pStyle w:val="Corpodetexto2"/>
        <w:ind w:firstLine="851"/>
        <w:rPr>
          <w:b w:val="0"/>
          <w:color w:val="auto"/>
          <w:szCs w:val="24"/>
        </w:rPr>
      </w:pPr>
      <w:r w:rsidRPr="0042180F">
        <w:rPr>
          <w:b w:val="0"/>
          <w:color w:val="auto"/>
          <w:szCs w:val="24"/>
        </w:rPr>
        <w:t xml:space="preserve">O treinamento dos modelos </w:t>
      </w:r>
      <w:r w:rsidR="00C47A2A">
        <w:rPr>
          <w:b w:val="0"/>
          <w:color w:val="auto"/>
          <w:szCs w:val="24"/>
        </w:rPr>
        <w:t>de</w:t>
      </w:r>
      <w:r w:rsidR="00D63EE4">
        <w:rPr>
          <w:b w:val="0"/>
          <w:color w:val="auto"/>
          <w:szCs w:val="24"/>
        </w:rPr>
        <w:t xml:space="preserve"> </w:t>
      </w:r>
      <w:r w:rsidR="00863F48" w:rsidRPr="00863F48">
        <w:rPr>
          <w:b w:val="0"/>
          <w:i/>
          <w:color w:val="auto"/>
          <w:szCs w:val="24"/>
        </w:rPr>
        <w:t>word embeddings</w:t>
      </w:r>
      <w:r w:rsidR="00C47A2A">
        <w:rPr>
          <w:b w:val="0"/>
          <w:color w:val="auto"/>
          <w:szCs w:val="24"/>
        </w:rPr>
        <w:t xml:space="preserve"> </w:t>
      </w:r>
      <w:r w:rsidRPr="0042180F">
        <w:rPr>
          <w:b w:val="0"/>
          <w:color w:val="auto"/>
          <w:szCs w:val="24"/>
        </w:rPr>
        <w:t xml:space="preserve">concentrou-se nos principais algoritmos </w:t>
      </w:r>
      <w:r w:rsidR="00C47A2A">
        <w:rPr>
          <w:b w:val="0"/>
          <w:color w:val="auto"/>
          <w:szCs w:val="24"/>
        </w:rPr>
        <w:t xml:space="preserve">disponíveis </w:t>
      </w:r>
      <w:r w:rsidRPr="0042180F">
        <w:rPr>
          <w:b w:val="0"/>
          <w:color w:val="auto"/>
          <w:szCs w:val="24"/>
        </w:rPr>
        <w:t xml:space="preserve">sob avaliação deste estudo: </w:t>
      </w:r>
      <w:r w:rsidR="00A72E1D" w:rsidRPr="00A72E1D">
        <w:rPr>
          <w:b w:val="0"/>
          <w:color w:val="auto"/>
          <w:szCs w:val="24"/>
        </w:rPr>
        <w:t>word2vec</w:t>
      </w:r>
      <w:del w:id="17" w:author="Diogo da Silva Magalhaes Gomes" w:date="2018-07-12T09:51:00Z">
        <w:r w:rsidR="00A72E1D" w:rsidRPr="00A72E1D" w:rsidDel="002700AF">
          <w:rPr>
            <w:b w:val="0"/>
            <w:color w:val="auto"/>
            <w:szCs w:val="24"/>
          </w:rPr>
          <w:delText xml:space="preserve"> (MIKOLOV et al., 2013a</w:delText>
        </w:r>
        <w:r w:rsidR="008C08F2" w:rsidDel="002700AF">
          <w:rPr>
            <w:b w:val="0"/>
            <w:color w:val="auto"/>
            <w:szCs w:val="24"/>
          </w:rPr>
          <w:delText xml:space="preserve">, </w:delText>
        </w:r>
        <w:r w:rsidR="00A72E1D" w:rsidRPr="00A72E1D" w:rsidDel="002700AF">
          <w:rPr>
            <w:b w:val="0"/>
            <w:color w:val="auto"/>
            <w:szCs w:val="24"/>
          </w:rPr>
          <w:delText>2013b)</w:delText>
        </w:r>
      </w:del>
      <w:r w:rsidR="00A72E1D" w:rsidRPr="00A72E1D">
        <w:rPr>
          <w:b w:val="0"/>
          <w:color w:val="auto"/>
          <w:szCs w:val="24"/>
        </w:rPr>
        <w:t xml:space="preserve">, FastText </w:t>
      </w:r>
      <w:del w:id="18" w:author="Diogo da Silva Magalhaes Gomes" w:date="2018-07-12T09:51:00Z">
        <w:r w:rsidR="00A72E1D" w:rsidRPr="00A72E1D" w:rsidDel="002700AF">
          <w:rPr>
            <w:b w:val="0"/>
            <w:color w:val="auto"/>
            <w:szCs w:val="24"/>
          </w:rPr>
          <w:delText xml:space="preserve">(BOJANOWSKI et al., 2017) </w:delText>
        </w:r>
      </w:del>
      <w:r w:rsidR="00A72E1D" w:rsidRPr="00A72E1D">
        <w:rPr>
          <w:b w:val="0"/>
          <w:color w:val="auto"/>
          <w:szCs w:val="24"/>
        </w:rPr>
        <w:t>e GloVe</w:t>
      </w:r>
      <w:del w:id="19" w:author="Diogo da Silva Magalhaes Gomes" w:date="2018-07-12T09:51:00Z">
        <w:r w:rsidR="00A72E1D" w:rsidRPr="00A72E1D" w:rsidDel="002700AF">
          <w:rPr>
            <w:b w:val="0"/>
            <w:color w:val="auto"/>
            <w:szCs w:val="24"/>
          </w:rPr>
          <w:delText xml:space="preserve"> (PENNINGTON et al., </w:delText>
        </w:r>
        <w:r w:rsidR="00A72E1D" w:rsidDel="002700AF">
          <w:rPr>
            <w:b w:val="0"/>
            <w:color w:val="auto"/>
            <w:szCs w:val="24"/>
          </w:rPr>
          <w:delText>2014)</w:delText>
        </w:r>
      </w:del>
      <w:r w:rsidRPr="0042180F">
        <w:rPr>
          <w:b w:val="0"/>
          <w:color w:val="auto"/>
          <w:szCs w:val="24"/>
        </w:rPr>
        <w:t xml:space="preserve">. </w:t>
      </w:r>
      <w:r w:rsidR="00C47A2A" w:rsidRPr="0042180F">
        <w:rPr>
          <w:b w:val="0"/>
          <w:color w:val="auto"/>
          <w:szCs w:val="24"/>
        </w:rPr>
        <w:t>Para a geração do</w:t>
      </w:r>
      <w:r w:rsidR="00C47A2A">
        <w:rPr>
          <w:b w:val="0"/>
          <w:color w:val="auto"/>
          <w:szCs w:val="24"/>
        </w:rPr>
        <w:t>s</w:t>
      </w:r>
      <w:r w:rsidR="00C47A2A" w:rsidRPr="0042180F">
        <w:rPr>
          <w:b w:val="0"/>
          <w:color w:val="auto"/>
          <w:szCs w:val="24"/>
        </w:rPr>
        <w:t xml:space="preserve"> modelo</w:t>
      </w:r>
      <w:r w:rsidR="00C47A2A">
        <w:rPr>
          <w:b w:val="0"/>
          <w:color w:val="auto"/>
          <w:szCs w:val="24"/>
        </w:rPr>
        <w:t>s</w:t>
      </w:r>
      <w:r w:rsidR="00C47A2A" w:rsidRPr="0042180F">
        <w:rPr>
          <w:b w:val="0"/>
          <w:color w:val="auto"/>
          <w:szCs w:val="24"/>
        </w:rPr>
        <w:t xml:space="preserve"> </w:t>
      </w:r>
      <w:r w:rsidR="00E62D5F">
        <w:rPr>
          <w:b w:val="0"/>
          <w:color w:val="auto"/>
          <w:szCs w:val="24"/>
        </w:rPr>
        <w:t>F</w:t>
      </w:r>
      <w:r w:rsidR="00C47A2A" w:rsidRPr="0042180F">
        <w:rPr>
          <w:b w:val="0"/>
          <w:color w:val="auto"/>
          <w:szCs w:val="24"/>
        </w:rPr>
        <w:t xml:space="preserve">astText </w:t>
      </w:r>
      <w:r w:rsidR="00C47A2A">
        <w:rPr>
          <w:b w:val="0"/>
          <w:color w:val="auto"/>
          <w:szCs w:val="24"/>
        </w:rPr>
        <w:t xml:space="preserve">e Glove utilizou-se </w:t>
      </w:r>
      <w:r w:rsidR="00C47A2A" w:rsidRPr="0042180F">
        <w:rPr>
          <w:b w:val="0"/>
          <w:color w:val="auto"/>
          <w:szCs w:val="24"/>
        </w:rPr>
        <w:t xml:space="preserve">a ferramenta </w:t>
      </w:r>
      <w:r w:rsidR="00C47A2A">
        <w:rPr>
          <w:b w:val="0"/>
          <w:color w:val="auto"/>
          <w:szCs w:val="24"/>
        </w:rPr>
        <w:t xml:space="preserve">de referência </w:t>
      </w:r>
      <w:r w:rsidR="00C47A2A" w:rsidRPr="0042180F">
        <w:rPr>
          <w:b w:val="0"/>
          <w:color w:val="auto"/>
          <w:szCs w:val="24"/>
        </w:rPr>
        <w:t xml:space="preserve">disponível </w:t>
      </w:r>
      <w:r w:rsidR="00C47A2A">
        <w:rPr>
          <w:b w:val="0"/>
          <w:color w:val="auto"/>
          <w:szCs w:val="24"/>
        </w:rPr>
        <w:t>e</w:t>
      </w:r>
      <w:r w:rsidR="002010DD">
        <w:rPr>
          <w:b w:val="0"/>
          <w:color w:val="auto"/>
          <w:szCs w:val="24"/>
        </w:rPr>
        <w:t>m</w:t>
      </w:r>
      <w:r w:rsidR="00C47A2A">
        <w:rPr>
          <w:b w:val="0"/>
          <w:color w:val="auto"/>
          <w:szCs w:val="24"/>
        </w:rPr>
        <w:t xml:space="preserve"> seus respectivos sites oficiais. </w:t>
      </w:r>
      <w:r w:rsidRPr="0042180F">
        <w:rPr>
          <w:b w:val="0"/>
          <w:color w:val="auto"/>
          <w:szCs w:val="24"/>
        </w:rPr>
        <w:t xml:space="preserve">O treinamento </w:t>
      </w:r>
      <w:r w:rsidR="00CD3424">
        <w:rPr>
          <w:b w:val="0"/>
          <w:color w:val="auto"/>
          <w:szCs w:val="24"/>
        </w:rPr>
        <w:t>com</w:t>
      </w:r>
      <w:r w:rsidRPr="0042180F">
        <w:rPr>
          <w:b w:val="0"/>
          <w:color w:val="auto"/>
          <w:szCs w:val="24"/>
        </w:rPr>
        <w:t xml:space="preserve"> </w:t>
      </w:r>
      <w:r w:rsidR="00E62D5F">
        <w:rPr>
          <w:b w:val="0"/>
          <w:color w:val="auto"/>
          <w:szCs w:val="24"/>
        </w:rPr>
        <w:t>W</w:t>
      </w:r>
      <w:r w:rsidRPr="0042180F">
        <w:rPr>
          <w:b w:val="0"/>
          <w:color w:val="auto"/>
          <w:szCs w:val="24"/>
        </w:rPr>
        <w:t xml:space="preserve">ord2vec </w:t>
      </w:r>
      <w:r w:rsidR="00C47A2A">
        <w:rPr>
          <w:b w:val="0"/>
          <w:color w:val="auto"/>
          <w:szCs w:val="24"/>
        </w:rPr>
        <w:t xml:space="preserve">e a avaliação comparativa dos diferentes modelos foram realizados </w:t>
      </w:r>
      <w:r w:rsidRPr="0042180F">
        <w:rPr>
          <w:b w:val="0"/>
          <w:color w:val="auto"/>
          <w:szCs w:val="24"/>
        </w:rPr>
        <w:t xml:space="preserve">utilizando a biblioteca </w:t>
      </w:r>
      <w:r w:rsidRPr="00845F02">
        <w:rPr>
          <w:b w:val="0"/>
          <w:color w:val="auto"/>
          <w:szCs w:val="24"/>
        </w:rPr>
        <w:t>Gensim</w:t>
      </w:r>
      <w:r w:rsidR="00845F02" w:rsidRPr="00845F02">
        <w:rPr>
          <w:b w:val="0"/>
          <w:color w:val="auto"/>
          <w:szCs w:val="24"/>
        </w:rPr>
        <w:t xml:space="preserve"> (REHUREK e SOJKA, 2011</w:t>
      </w:r>
      <w:r w:rsidR="00845F02">
        <w:rPr>
          <w:b w:val="0"/>
          <w:color w:val="auto"/>
          <w:szCs w:val="24"/>
        </w:rPr>
        <w:t>)</w:t>
      </w:r>
      <w:r w:rsidR="00C47A2A">
        <w:rPr>
          <w:b w:val="0"/>
          <w:color w:val="auto"/>
          <w:szCs w:val="24"/>
        </w:rPr>
        <w:t xml:space="preserve">, em função de </w:t>
      </w:r>
      <w:r w:rsidRPr="0042180F">
        <w:rPr>
          <w:b w:val="0"/>
          <w:color w:val="auto"/>
          <w:szCs w:val="24"/>
        </w:rPr>
        <w:t xml:space="preserve">sua versatilidade ao permitir a leitura </w:t>
      </w:r>
      <w:r w:rsidR="00C47A2A">
        <w:rPr>
          <w:b w:val="0"/>
          <w:color w:val="auto"/>
          <w:szCs w:val="24"/>
        </w:rPr>
        <w:t xml:space="preserve">dos modelos </w:t>
      </w:r>
      <w:r w:rsidRPr="0042180F">
        <w:rPr>
          <w:b w:val="0"/>
          <w:color w:val="auto"/>
          <w:szCs w:val="24"/>
        </w:rPr>
        <w:t xml:space="preserve">e a </w:t>
      </w:r>
      <w:r w:rsidR="00C47A2A">
        <w:rPr>
          <w:b w:val="0"/>
          <w:color w:val="auto"/>
          <w:szCs w:val="24"/>
        </w:rPr>
        <w:t xml:space="preserve">execução de operações </w:t>
      </w:r>
      <w:r w:rsidRPr="0042180F">
        <w:rPr>
          <w:b w:val="0"/>
          <w:color w:val="auto"/>
          <w:szCs w:val="24"/>
        </w:rPr>
        <w:t>para diferentes algoritmos.</w:t>
      </w:r>
    </w:p>
    <w:p w14:paraId="55C1185A" w14:textId="7EB9BCC7" w:rsidR="0042180F" w:rsidRDefault="0042180F" w:rsidP="0042180F">
      <w:pPr>
        <w:pStyle w:val="Corpodetexto2"/>
        <w:ind w:firstLine="851"/>
        <w:rPr>
          <w:b w:val="0"/>
          <w:color w:val="auto"/>
          <w:szCs w:val="24"/>
        </w:rPr>
      </w:pPr>
      <w:r w:rsidRPr="0042180F">
        <w:rPr>
          <w:b w:val="0"/>
          <w:color w:val="auto"/>
          <w:szCs w:val="24"/>
        </w:rPr>
        <w:t xml:space="preserve">Em função da </w:t>
      </w:r>
      <w:r w:rsidR="00C663D9">
        <w:rPr>
          <w:b w:val="0"/>
          <w:color w:val="auto"/>
          <w:szCs w:val="24"/>
        </w:rPr>
        <w:t>ampla variedade de combinações possíveis para os hiperparâ</w:t>
      </w:r>
      <w:r w:rsidRPr="0042180F">
        <w:rPr>
          <w:b w:val="0"/>
          <w:color w:val="auto"/>
          <w:szCs w:val="24"/>
        </w:rPr>
        <w:t xml:space="preserve">metros e </w:t>
      </w:r>
      <w:r w:rsidR="00C663D9">
        <w:rPr>
          <w:b w:val="0"/>
          <w:color w:val="auto"/>
          <w:szCs w:val="24"/>
        </w:rPr>
        <w:t>considerando a</w:t>
      </w:r>
      <w:r w:rsidRPr="0042180F">
        <w:rPr>
          <w:b w:val="0"/>
          <w:color w:val="auto"/>
          <w:szCs w:val="24"/>
        </w:rPr>
        <w:t xml:space="preserve">s limitações de escopo, este estudo concentrou-se em utilizar as principais configurações </w:t>
      </w:r>
      <w:r w:rsidR="00A83ED8">
        <w:rPr>
          <w:b w:val="0"/>
          <w:color w:val="auto"/>
          <w:szCs w:val="24"/>
        </w:rPr>
        <w:t xml:space="preserve">para a geração dos modelos, </w:t>
      </w:r>
      <w:r w:rsidRPr="0042180F">
        <w:rPr>
          <w:b w:val="0"/>
          <w:color w:val="auto"/>
          <w:szCs w:val="24"/>
        </w:rPr>
        <w:t>baseadas nas recomendações descritas em</w:t>
      </w:r>
      <w:r w:rsidR="00A83ED8">
        <w:rPr>
          <w:b w:val="0"/>
          <w:color w:val="auto"/>
          <w:szCs w:val="24"/>
        </w:rPr>
        <w:t xml:space="preserve"> estudos anteriores </w:t>
      </w:r>
      <w:r w:rsidR="00A83ED8" w:rsidRPr="00A72E1D">
        <w:rPr>
          <w:b w:val="0"/>
          <w:color w:val="auto"/>
          <w:szCs w:val="24"/>
        </w:rPr>
        <w:t>(MIKOLOV et al., 2013</w:t>
      </w:r>
      <w:r w:rsidR="00653E9C">
        <w:rPr>
          <w:b w:val="0"/>
          <w:color w:val="auto"/>
          <w:szCs w:val="24"/>
        </w:rPr>
        <w:t>a</w:t>
      </w:r>
      <w:r w:rsidR="00A83ED8">
        <w:rPr>
          <w:b w:val="0"/>
          <w:color w:val="auto"/>
          <w:szCs w:val="24"/>
        </w:rPr>
        <w:t xml:space="preserve">, </w:t>
      </w:r>
      <w:r w:rsidR="00A83ED8" w:rsidRPr="00A72E1D">
        <w:rPr>
          <w:b w:val="0"/>
          <w:color w:val="auto"/>
          <w:szCs w:val="24"/>
        </w:rPr>
        <w:t>2013</w:t>
      </w:r>
      <w:r w:rsidR="00A83ED8">
        <w:rPr>
          <w:b w:val="0"/>
          <w:color w:val="auto"/>
          <w:szCs w:val="24"/>
        </w:rPr>
        <w:t>b</w:t>
      </w:r>
      <w:r w:rsidR="00653E9C">
        <w:rPr>
          <w:b w:val="0"/>
          <w:color w:val="auto"/>
          <w:szCs w:val="24"/>
        </w:rPr>
        <w:t>;</w:t>
      </w:r>
      <w:r w:rsidR="00A83ED8">
        <w:rPr>
          <w:b w:val="0"/>
          <w:color w:val="auto"/>
          <w:szCs w:val="24"/>
        </w:rPr>
        <w:t xml:space="preserve"> HARTMAN et al., 2017</w:t>
      </w:r>
      <w:r w:rsidR="00653E9C">
        <w:rPr>
          <w:b w:val="0"/>
          <w:color w:val="auto"/>
          <w:szCs w:val="24"/>
        </w:rPr>
        <w:t>;</w:t>
      </w:r>
      <w:r w:rsidR="00A83ED8">
        <w:rPr>
          <w:b w:val="0"/>
          <w:color w:val="auto"/>
          <w:szCs w:val="24"/>
        </w:rPr>
        <w:t xml:space="preserve"> LAI et al., 2017). Os modelos foram gerados considerando os vetores com 50, 100, 200 e 300 dimensões. Segundo Lai et al. (2017), </w:t>
      </w:r>
      <w:r w:rsidR="00A83ED8" w:rsidRPr="00A83ED8">
        <w:rPr>
          <w:b w:val="0"/>
          <w:color w:val="auto"/>
          <w:szCs w:val="24"/>
        </w:rPr>
        <w:t>vetores de menor dimensão</w:t>
      </w:r>
      <w:r w:rsidR="00A83ED8">
        <w:rPr>
          <w:b w:val="0"/>
          <w:color w:val="auto"/>
          <w:szCs w:val="24"/>
        </w:rPr>
        <w:t>, como 50</w:t>
      </w:r>
      <w:r w:rsidR="00CD3424">
        <w:rPr>
          <w:b w:val="0"/>
          <w:color w:val="auto"/>
          <w:szCs w:val="24"/>
        </w:rPr>
        <w:t xml:space="preserve"> ou 100 dimensões</w:t>
      </w:r>
      <w:r w:rsidR="00A83ED8">
        <w:rPr>
          <w:b w:val="0"/>
          <w:color w:val="auto"/>
          <w:szCs w:val="24"/>
        </w:rPr>
        <w:t>,</w:t>
      </w:r>
      <w:r w:rsidR="00A83ED8" w:rsidRPr="00A83ED8">
        <w:rPr>
          <w:b w:val="0"/>
          <w:color w:val="auto"/>
          <w:szCs w:val="24"/>
        </w:rPr>
        <w:t xml:space="preserve"> são suficientes para fornecer desempenho satisfatório para a maior parte das aplicações de </w:t>
      </w:r>
      <w:r w:rsidR="000B3616">
        <w:rPr>
          <w:b w:val="0"/>
          <w:color w:val="auto"/>
          <w:szCs w:val="24"/>
        </w:rPr>
        <w:t>PLN</w:t>
      </w:r>
      <w:r w:rsidR="00A83ED8">
        <w:rPr>
          <w:b w:val="0"/>
          <w:color w:val="auto"/>
          <w:szCs w:val="24"/>
        </w:rPr>
        <w:t xml:space="preserve">. </w:t>
      </w:r>
      <w:r w:rsidRPr="0042180F">
        <w:rPr>
          <w:b w:val="0"/>
          <w:color w:val="auto"/>
          <w:szCs w:val="24"/>
        </w:rPr>
        <w:t xml:space="preserve"> A Tabela 2 descreve </w:t>
      </w:r>
      <w:r w:rsidR="00E55C40">
        <w:rPr>
          <w:b w:val="0"/>
          <w:color w:val="auto"/>
          <w:szCs w:val="24"/>
        </w:rPr>
        <w:t xml:space="preserve">os principais hiperparâmetros disponíveis para a </w:t>
      </w:r>
      <w:r w:rsidRPr="0042180F">
        <w:rPr>
          <w:b w:val="0"/>
          <w:color w:val="auto"/>
          <w:szCs w:val="24"/>
        </w:rPr>
        <w:t xml:space="preserve">execução do treinamento, com destaque em negrito para </w:t>
      </w:r>
      <w:r w:rsidR="00E55C40">
        <w:rPr>
          <w:b w:val="0"/>
          <w:color w:val="auto"/>
          <w:szCs w:val="24"/>
        </w:rPr>
        <w:t xml:space="preserve">as opções </w:t>
      </w:r>
      <w:r w:rsidRPr="0042180F">
        <w:rPr>
          <w:b w:val="0"/>
          <w:color w:val="auto"/>
          <w:szCs w:val="24"/>
        </w:rPr>
        <w:t>efetivamente utilizad</w:t>
      </w:r>
      <w:r w:rsidR="00E55C40">
        <w:rPr>
          <w:b w:val="0"/>
          <w:color w:val="auto"/>
          <w:szCs w:val="24"/>
        </w:rPr>
        <w:t>a</w:t>
      </w:r>
      <w:r w:rsidR="00CD3424">
        <w:rPr>
          <w:b w:val="0"/>
          <w:color w:val="auto"/>
          <w:szCs w:val="24"/>
        </w:rPr>
        <w:t>s</w:t>
      </w:r>
      <w:r w:rsidRPr="0042180F">
        <w:rPr>
          <w:b w:val="0"/>
          <w:color w:val="auto"/>
          <w:szCs w:val="24"/>
        </w:rPr>
        <w:t xml:space="preserve">. </w:t>
      </w:r>
    </w:p>
    <w:p w14:paraId="3ED27F84" w14:textId="77777777" w:rsidR="0042180F" w:rsidRDefault="0042180F" w:rsidP="0042180F">
      <w:pPr>
        <w:pStyle w:val="Corpodetexto2"/>
        <w:ind w:firstLine="851"/>
        <w:rPr>
          <w:b w:val="0"/>
          <w:color w:val="auto"/>
          <w:szCs w:val="24"/>
        </w:rPr>
      </w:pPr>
    </w:p>
    <w:p w14:paraId="3043902F" w14:textId="382DD679" w:rsidR="0042180F" w:rsidRPr="00D4576F" w:rsidRDefault="0042180F" w:rsidP="00BE52C7">
      <w:pPr>
        <w:jc w:val="center"/>
        <w:rPr>
          <w:b/>
          <w:lang w:val="pt-BR"/>
        </w:rPr>
      </w:pPr>
      <w:bookmarkStart w:id="20" w:name="_Ref508707029"/>
      <w:r w:rsidRPr="00D4576F">
        <w:rPr>
          <w:lang w:val="pt-BR"/>
        </w:rPr>
        <w:t xml:space="preserve">Tabela </w:t>
      </w:r>
      <w:bookmarkEnd w:id="20"/>
      <w:r w:rsidR="007B1160" w:rsidRPr="00D4576F">
        <w:rPr>
          <w:lang w:val="pt-BR"/>
        </w:rPr>
        <w:t>2</w:t>
      </w:r>
      <w:r w:rsidRPr="00D4576F">
        <w:rPr>
          <w:lang w:val="pt-BR"/>
        </w:rPr>
        <w:t xml:space="preserve"> – Listagem dos principais hiperparâmetros, com destaque</w:t>
      </w:r>
      <w:r w:rsidR="007B1160" w:rsidRPr="00D4576F">
        <w:rPr>
          <w:lang w:val="pt-BR"/>
        </w:rPr>
        <w:t xml:space="preserve"> em negrito</w:t>
      </w:r>
      <w:r w:rsidRPr="00D4576F">
        <w:rPr>
          <w:lang w:val="pt-BR"/>
        </w:rPr>
        <w:t xml:space="preserve"> para as opções utilizadas</w:t>
      </w:r>
    </w:p>
    <w:p w14:paraId="14C37A8C" w14:textId="77777777" w:rsidR="00561ABF" w:rsidRPr="00561ABF" w:rsidRDefault="00561ABF" w:rsidP="00561ABF">
      <w:pPr>
        <w:rPr>
          <w:lang w:val="pt-BR" w:eastAsia="zh-CN"/>
        </w:rPr>
      </w:pPr>
    </w:p>
    <w:tbl>
      <w:tblPr>
        <w:tblW w:w="8613" w:type="dxa"/>
        <w:jc w:val="center"/>
        <w:tblLook w:val="0420" w:firstRow="1" w:lastRow="0" w:firstColumn="0" w:lastColumn="0" w:noHBand="0" w:noVBand="1"/>
      </w:tblPr>
      <w:tblGrid>
        <w:gridCol w:w="4644"/>
        <w:gridCol w:w="3969"/>
      </w:tblGrid>
      <w:tr w:rsidR="0042180F" w:rsidRPr="007146AE" w14:paraId="34934234" w14:textId="77777777" w:rsidTr="00D572A6">
        <w:trPr>
          <w:trHeight w:val="275"/>
          <w:jc w:val="center"/>
        </w:trPr>
        <w:tc>
          <w:tcPr>
            <w:tcW w:w="4644" w:type="dxa"/>
            <w:tcBorders>
              <w:top w:val="single" w:sz="8" w:space="0" w:color="auto"/>
              <w:bottom w:val="single" w:sz="8" w:space="0" w:color="auto"/>
            </w:tcBorders>
            <w:shd w:val="clear" w:color="auto" w:fill="FFFFFF"/>
            <w:hideMark/>
          </w:tcPr>
          <w:p w14:paraId="2AFF28DA" w14:textId="77777777" w:rsidR="0042180F" w:rsidRPr="007146AE" w:rsidRDefault="0042180F" w:rsidP="0032099C">
            <w:pPr>
              <w:jc w:val="center"/>
              <w:rPr>
                <w:b/>
                <w:bCs/>
                <w:i/>
                <w:iCs/>
              </w:rPr>
            </w:pPr>
            <w:r w:rsidRPr="00A83ED8">
              <w:rPr>
                <w:b/>
                <w:bCs/>
                <w:i/>
                <w:iCs/>
                <w:lang w:val="pt-BR"/>
              </w:rPr>
              <w:t>Hiperparâme</w:t>
            </w:r>
            <w:r w:rsidRPr="007146AE">
              <w:rPr>
                <w:b/>
                <w:bCs/>
                <w:i/>
                <w:iCs/>
              </w:rPr>
              <w:t>tro</w:t>
            </w:r>
          </w:p>
        </w:tc>
        <w:tc>
          <w:tcPr>
            <w:tcW w:w="3969" w:type="dxa"/>
            <w:tcBorders>
              <w:top w:val="single" w:sz="8" w:space="0" w:color="auto"/>
              <w:bottom w:val="single" w:sz="8" w:space="0" w:color="auto"/>
            </w:tcBorders>
            <w:shd w:val="clear" w:color="auto" w:fill="FFFFFF"/>
            <w:hideMark/>
          </w:tcPr>
          <w:p w14:paraId="19CEFB81" w14:textId="77777777" w:rsidR="0042180F" w:rsidRPr="007146AE" w:rsidRDefault="0042180F" w:rsidP="0032099C">
            <w:pPr>
              <w:jc w:val="center"/>
              <w:rPr>
                <w:b/>
                <w:bCs/>
                <w:i/>
                <w:iCs/>
              </w:rPr>
            </w:pPr>
            <w:r w:rsidRPr="007146AE">
              <w:rPr>
                <w:b/>
                <w:bCs/>
                <w:i/>
                <w:iCs/>
              </w:rPr>
              <w:t>Valores</w:t>
            </w:r>
          </w:p>
        </w:tc>
      </w:tr>
      <w:tr w:rsidR="0042180F" w:rsidRPr="007146AE" w14:paraId="6F37B5B3" w14:textId="77777777" w:rsidTr="00187696">
        <w:trPr>
          <w:trHeight w:val="328"/>
          <w:jc w:val="center"/>
        </w:trPr>
        <w:tc>
          <w:tcPr>
            <w:tcW w:w="4644" w:type="dxa"/>
            <w:tcBorders>
              <w:top w:val="single" w:sz="8" w:space="0" w:color="auto"/>
              <w:bottom w:val="single" w:sz="4" w:space="0" w:color="auto"/>
            </w:tcBorders>
            <w:shd w:val="clear" w:color="auto" w:fill="F2F2F2"/>
            <w:vAlign w:val="center"/>
            <w:hideMark/>
          </w:tcPr>
          <w:p w14:paraId="105FA387" w14:textId="77777777" w:rsidR="0042180F" w:rsidRPr="007146AE" w:rsidRDefault="0042180F" w:rsidP="0032099C">
            <w:pPr>
              <w:jc w:val="center"/>
            </w:pPr>
            <w:r w:rsidRPr="007146AE">
              <w:t>Dimensão do Vetor</w:t>
            </w:r>
          </w:p>
        </w:tc>
        <w:tc>
          <w:tcPr>
            <w:tcW w:w="3969" w:type="dxa"/>
            <w:tcBorders>
              <w:top w:val="single" w:sz="8" w:space="0" w:color="auto"/>
              <w:bottom w:val="single" w:sz="4" w:space="0" w:color="auto"/>
            </w:tcBorders>
            <w:shd w:val="clear" w:color="auto" w:fill="F2F2F2"/>
            <w:vAlign w:val="center"/>
            <w:hideMark/>
          </w:tcPr>
          <w:p w14:paraId="40113554" w14:textId="77777777" w:rsidR="0042180F" w:rsidRPr="007146AE" w:rsidRDefault="0042180F" w:rsidP="0032099C">
            <w:pPr>
              <w:jc w:val="center"/>
            </w:pPr>
            <w:r w:rsidRPr="007146AE">
              <w:rPr>
                <w:b/>
              </w:rPr>
              <w:t>50</w:t>
            </w:r>
            <w:r w:rsidRPr="007146AE">
              <w:t xml:space="preserve">, </w:t>
            </w:r>
            <w:r w:rsidRPr="006714B0">
              <w:rPr>
                <w:b/>
              </w:rPr>
              <w:t>100, 200, 300</w:t>
            </w:r>
            <w:r w:rsidRPr="007146AE">
              <w:t>, 400, 500, 1000</w:t>
            </w:r>
          </w:p>
        </w:tc>
      </w:tr>
      <w:tr w:rsidR="0042180F" w:rsidRPr="007146AE" w14:paraId="361DF624" w14:textId="77777777" w:rsidTr="00187696">
        <w:trPr>
          <w:trHeight w:val="291"/>
          <w:jc w:val="center"/>
        </w:trPr>
        <w:tc>
          <w:tcPr>
            <w:tcW w:w="4644" w:type="dxa"/>
            <w:tcBorders>
              <w:top w:val="single" w:sz="4" w:space="0" w:color="auto"/>
              <w:bottom w:val="single" w:sz="4" w:space="0" w:color="auto"/>
            </w:tcBorders>
            <w:shd w:val="clear" w:color="auto" w:fill="auto"/>
            <w:vAlign w:val="center"/>
            <w:hideMark/>
          </w:tcPr>
          <w:p w14:paraId="47427A3B" w14:textId="77777777" w:rsidR="0042180F" w:rsidRPr="0042180F" w:rsidRDefault="0042180F" w:rsidP="0032099C">
            <w:pPr>
              <w:jc w:val="center"/>
              <w:rPr>
                <w:lang w:val="pt-BR"/>
              </w:rPr>
            </w:pPr>
            <w:r w:rsidRPr="0042180F">
              <w:rPr>
                <w:lang w:val="pt-BR"/>
              </w:rPr>
              <w:t>Tamanho da Janela de Contexto</w:t>
            </w:r>
          </w:p>
        </w:tc>
        <w:tc>
          <w:tcPr>
            <w:tcW w:w="3969" w:type="dxa"/>
            <w:tcBorders>
              <w:top w:val="single" w:sz="4" w:space="0" w:color="auto"/>
              <w:bottom w:val="single" w:sz="4" w:space="0" w:color="auto"/>
            </w:tcBorders>
            <w:shd w:val="clear" w:color="auto" w:fill="auto"/>
            <w:vAlign w:val="center"/>
            <w:hideMark/>
          </w:tcPr>
          <w:p w14:paraId="5C57F9FB" w14:textId="77777777" w:rsidR="0042180F" w:rsidRPr="007146AE" w:rsidRDefault="0042180F" w:rsidP="0032099C">
            <w:pPr>
              <w:jc w:val="center"/>
            </w:pPr>
            <w:r w:rsidRPr="007146AE">
              <w:t xml:space="preserve">2, 3, </w:t>
            </w:r>
            <w:r w:rsidRPr="007146AE">
              <w:rPr>
                <w:b/>
              </w:rPr>
              <w:t>5</w:t>
            </w:r>
            <w:r w:rsidRPr="007146AE">
              <w:t>, 10, 15, 20</w:t>
            </w:r>
          </w:p>
        </w:tc>
      </w:tr>
      <w:tr w:rsidR="0042180F" w:rsidRPr="007146AE" w14:paraId="5357D317" w14:textId="77777777" w:rsidTr="00187696">
        <w:trPr>
          <w:trHeight w:val="282"/>
          <w:jc w:val="center"/>
        </w:trPr>
        <w:tc>
          <w:tcPr>
            <w:tcW w:w="4644" w:type="dxa"/>
            <w:tcBorders>
              <w:top w:val="single" w:sz="4" w:space="0" w:color="auto"/>
              <w:bottom w:val="single" w:sz="4" w:space="0" w:color="auto"/>
            </w:tcBorders>
            <w:shd w:val="clear" w:color="auto" w:fill="F2F2F2"/>
            <w:vAlign w:val="center"/>
            <w:hideMark/>
          </w:tcPr>
          <w:p w14:paraId="36788265" w14:textId="77777777" w:rsidR="0042180F" w:rsidRPr="007146AE" w:rsidRDefault="0042180F" w:rsidP="0032099C">
            <w:pPr>
              <w:jc w:val="center"/>
            </w:pPr>
            <w:r w:rsidRPr="007146AE">
              <w:t>Negative Sampling</w:t>
            </w:r>
          </w:p>
        </w:tc>
        <w:tc>
          <w:tcPr>
            <w:tcW w:w="3969" w:type="dxa"/>
            <w:tcBorders>
              <w:top w:val="single" w:sz="4" w:space="0" w:color="auto"/>
              <w:bottom w:val="single" w:sz="4" w:space="0" w:color="auto"/>
            </w:tcBorders>
            <w:shd w:val="clear" w:color="auto" w:fill="F2F2F2"/>
            <w:vAlign w:val="center"/>
            <w:hideMark/>
          </w:tcPr>
          <w:p w14:paraId="482F22D3" w14:textId="77777777" w:rsidR="0042180F" w:rsidRPr="007146AE" w:rsidRDefault="0042180F" w:rsidP="0032099C">
            <w:pPr>
              <w:jc w:val="center"/>
            </w:pPr>
            <w:r w:rsidRPr="007146AE">
              <w:t xml:space="preserve">3, </w:t>
            </w:r>
            <w:r w:rsidRPr="007146AE">
              <w:rPr>
                <w:b/>
              </w:rPr>
              <w:t>5</w:t>
            </w:r>
            <w:r w:rsidRPr="007146AE">
              <w:t>, 10, 15</w:t>
            </w:r>
          </w:p>
        </w:tc>
      </w:tr>
      <w:tr w:rsidR="0042180F" w:rsidRPr="007146AE" w14:paraId="139349C3" w14:textId="77777777" w:rsidTr="00187696">
        <w:trPr>
          <w:trHeight w:val="285"/>
          <w:jc w:val="center"/>
        </w:trPr>
        <w:tc>
          <w:tcPr>
            <w:tcW w:w="4644" w:type="dxa"/>
            <w:tcBorders>
              <w:top w:val="single" w:sz="4" w:space="0" w:color="auto"/>
              <w:bottom w:val="single" w:sz="4" w:space="0" w:color="auto"/>
            </w:tcBorders>
            <w:shd w:val="clear" w:color="auto" w:fill="auto"/>
            <w:vAlign w:val="center"/>
            <w:hideMark/>
          </w:tcPr>
          <w:p w14:paraId="6B49FC69" w14:textId="77777777" w:rsidR="0042180F" w:rsidRPr="007146AE" w:rsidRDefault="0042180F" w:rsidP="0032099C">
            <w:pPr>
              <w:jc w:val="center"/>
            </w:pPr>
            <w:r w:rsidRPr="007146AE">
              <w:t>Algoritmo</w:t>
            </w:r>
          </w:p>
        </w:tc>
        <w:tc>
          <w:tcPr>
            <w:tcW w:w="3969" w:type="dxa"/>
            <w:tcBorders>
              <w:top w:val="single" w:sz="4" w:space="0" w:color="auto"/>
              <w:bottom w:val="single" w:sz="4" w:space="0" w:color="auto"/>
            </w:tcBorders>
            <w:shd w:val="clear" w:color="auto" w:fill="auto"/>
            <w:vAlign w:val="center"/>
            <w:hideMark/>
          </w:tcPr>
          <w:p w14:paraId="106526EF" w14:textId="61A06DF4" w:rsidR="0042180F" w:rsidRPr="007146AE" w:rsidRDefault="00B84F74" w:rsidP="0032099C">
            <w:pPr>
              <w:jc w:val="center"/>
            </w:pPr>
            <w:r>
              <w:t>c</w:t>
            </w:r>
            <w:r w:rsidR="0042180F" w:rsidRPr="007146AE">
              <w:t xml:space="preserve">bow, </w:t>
            </w:r>
            <w:r w:rsidR="0042180F" w:rsidRPr="007146AE">
              <w:rPr>
                <w:b/>
              </w:rPr>
              <w:t>skipgram</w:t>
            </w:r>
          </w:p>
        </w:tc>
      </w:tr>
      <w:tr w:rsidR="0042180F" w:rsidRPr="007146AE" w14:paraId="49D547FD" w14:textId="77777777" w:rsidTr="00187696">
        <w:trPr>
          <w:trHeight w:val="290"/>
          <w:jc w:val="center"/>
        </w:trPr>
        <w:tc>
          <w:tcPr>
            <w:tcW w:w="4644" w:type="dxa"/>
            <w:tcBorders>
              <w:top w:val="single" w:sz="4" w:space="0" w:color="auto"/>
              <w:bottom w:val="single" w:sz="4" w:space="0" w:color="auto"/>
            </w:tcBorders>
            <w:shd w:val="clear" w:color="auto" w:fill="F2F2F2"/>
            <w:vAlign w:val="center"/>
            <w:hideMark/>
          </w:tcPr>
          <w:p w14:paraId="14817464" w14:textId="7FE459FB" w:rsidR="0042180F" w:rsidRPr="007146AE" w:rsidRDefault="0042180F" w:rsidP="003A05F2">
            <w:pPr>
              <w:jc w:val="center"/>
            </w:pPr>
            <w:r w:rsidRPr="007146AE">
              <w:t>min. count (fastText)</w:t>
            </w:r>
          </w:p>
        </w:tc>
        <w:tc>
          <w:tcPr>
            <w:tcW w:w="3969" w:type="dxa"/>
            <w:tcBorders>
              <w:top w:val="single" w:sz="4" w:space="0" w:color="auto"/>
              <w:bottom w:val="single" w:sz="4" w:space="0" w:color="auto"/>
            </w:tcBorders>
            <w:shd w:val="clear" w:color="auto" w:fill="F2F2F2"/>
            <w:vAlign w:val="center"/>
            <w:hideMark/>
          </w:tcPr>
          <w:p w14:paraId="455ADCCC" w14:textId="77777777" w:rsidR="0042180F" w:rsidRPr="007146AE" w:rsidRDefault="0042180F" w:rsidP="0032099C">
            <w:pPr>
              <w:jc w:val="center"/>
            </w:pPr>
            <w:r w:rsidRPr="007146AE">
              <w:t xml:space="preserve">2, 3, </w:t>
            </w:r>
            <w:r w:rsidRPr="007146AE">
              <w:rPr>
                <w:b/>
              </w:rPr>
              <w:t>5</w:t>
            </w:r>
            <w:r w:rsidRPr="007146AE">
              <w:t>, 10</w:t>
            </w:r>
          </w:p>
        </w:tc>
      </w:tr>
    </w:tbl>
    <w:p w14:paraId="62957F78" w14:textId="77777777" w:rsidR="0042180F" w:rsidRPr="00D572A6" w:rsidRDefault="0042180F" w:rsidP="0042180F">
      <w:pPr>
        <w:pStyle w:val="Corpodetexto2"/>
        <w:rPr>
          <w:b w:val="0"/>
          <w:color w:val="0000FF"/>
          <w:sz w:val="20"/>
        </w:rPr>
      </w:pPr>
    </w:p>
    <w:p w14:paraId="532D7A99" w14:textId="49C4F2F4" w:rsidR="00B22685" w:rsidRPr="00130E54" w:rsidRDefault="00B22685" w:rsidP="00130E54">
      <w:pPr>
        <w:pStyle w:val="Corpodetexto2"/>
        <w:rPr>
          <w:b w:val="0"/>
          <w:color w:val="0000FF"/>
          <w:szCs w:val="24"/>
        </w:rPr>
      </w:pPr>
    </w:p>
    <w:p w14:paraId="12C53200" w14:textId="237B3B39" w:rsidR="00B22685" w:rsidRPr="0042180F" w:rsidRDefault="008205AB" w:rsidP="00B22685">
      <w:pPr>
        <w:pStyle w:val="Corpodetexto2"/>
        <w:jc w:val="left"/>
      </w:pPr>
      <w:r>
        <w:rPr>
          <w:color w:val="auto"/>
        </w:rPr>
        <w:t>5</w:t>
      </w:r>
      <w:r w:rsidR="00B22685" w:rsidRPr="0042180F">
        <w:rPr>
          <w:color w:val="auto"/>
        </w:rPr>
        <w:t>. Resultados</w:t>
      </w:r>
    </w:p>
    <w:p w14:paraId="5589194F" w14:textId="4C880BD3" w:rsidR="00A72E1D" w:rsidRDefault="00A72E1D" w:rsidP="00B84F74">
      <w:pPr>
        <w:pStyle w:val="Corpodetexto2"/>
        <w:rPr>
          <w:b w:val="0"/>
          <w:color w:val="auto"/>
          <w:szCs w:val="24"/>
        </w:rPr>
      </w:pPr>
    </w:p>
    <w:p w14:paraId="5DC5896F" w14:textId="4F97FE1C" w:rsidR="00D63EC2" w:rsidRDefault="00365389" w:rsidP="00E62BFB">
      <w:pPr>
        <w:pStyle w:val="Corpodetexto2"/>
        <w:ind w:firstLine="851"/>
        <w:rPr>
          <w:b w:val="0"/>
          <w:color w:val="auto"/>
          <w:szCs w:val="24"/>
        </w:rPr>
      </w:pPr>
      <w:r>
        <w:rPr>
          <w:b w:val="0"/>
          <w:color w:val="auto"/>
          <w:szCs w:val="24"/>
        </w:rPr>
        <w:t>Os modelos gerados a partir do corpus especí</w:t>
      </w:r>
      <w:r w:rsidR="00D63EC2">
        <w:rPr>
          <w:b w:val="0"/>
          <w:color w:val="auto"/>
          <w:szCs w:val="24"/>
        </w:rPr>
        <w:t>fico</w:t>
      </w:r>
      <w:r>
        <w:rPr>
          <w:b w:val="0"/>
          <w:color w:val="auto"/>
          <w:szCs w:val="24"/>
        </w:rPr>
        <w:t xml:space="preserve"> foram qualitativamente analisados </w:t>
      </w:r>
      <w:r w:rsidR="007B1160">
        <w:rPr>
          <w:b w:val="0"/>
          <w:color w:val="auto"/>
          <w:szCs w:val="24"/>
        </w:rPr>
        <w:t>segundo</w:t>
      </w:r>
      <w:r>
        <w:rPr>
          <w:b w:val="0"/>
          <w:color w:val="auto"/>
          <w:szCs w:val="24"/>
        </w:rPr>
        <w:t xml:space="preserve"> a hipótese </w:t>
      </w:r>
      <w:r w:rsidR="007B1160">
        <w:rPr>
          <w:b w:val="0"/>
          <w:color w:val="auto"/>
          <w:szCs w:val="24"/>
        </w:rPr>
        <w:t xml:space="preserve">de </w:t>
      </w:r>
      <w:r>
        <w:rPr>
          <w:b w:val="0"/>
          <w:color w:val="auto"/>
          <w:szCs w:val="24"/>
        </w:rPr>
        <w:t>que</w:t>
      </w:r>
      <w:r w:rsidR="00D63EC2">
        <w:rPr>
          <w:b w:val="0"/>
          <w:color w:val="auto"/>
          <w:szCs w:val="24"/>
        </w:rPr>
        <w:t xml:space="preserve"> </w:t>
      </w:r>
      <w:r>
        <w:rPr>
          <w:b w:val="0"/>
          <w:color w:val="auto"/>
          <w:szCs w:val="24"/>
        </w:rPr>
        <w:t>palavras relacionadas</w:t>
      </w:r>
      <w:r w:rsidR="00D63EC2">
        <w:rPr>
          <w:b w:val="0"/>
          <w:color w:val="auto"/>
          <w:szCs w:val="24"/>
        </w:rPr>
        <w:t xml:space="preserve"> entre si</w:t>
      </w:r>
      <w:r>
        <w:rPr>
          <w:b w:val="0"/>
          <w:color w:val="auto"/>
          <w:szCs w:val="24"/>
        </w:rPr>
        <w:t xml:space="preserve"> </w:t>
      </w:r>
      <w:r w:rsidR="00D63EC2">
        <w:rPr>
          <w:b w:val="0"/>
          <w:color w:val="auto"/>
          <w:szCs w:val="24"/>
        </w:rPr>
        <w:t xml:space="preserve">em um determinado contexto </w:t>
      </w:r>
      <w:r w:rsidR="000C7E57">
        <w:rPr>
          <w:b w:val="0"/>
          <w:color w:val="auto"/>
          <w:szCs w:val="24"/>
        </w:rPr>
        <w:t xml:space="preserve">terão </w:t>
      </w:r>
      <w:r>
        <w:rPr>
          <w:b w:val="0"/>
          <w:color w:val="auto"/>
          <w:szCs w:val="24"/>
        </w:rPr>
        <w:t xml:space="preserve">seus </w:t>
      </w:r>
      <w:r w:rsidR="007B1160">
        <w:rPr>
          <w:b w:val="0"/>
          <w:color w:val="auto"/>
          <w:szCs w:val="24"/>
        </w:rPr>
        <w:t>respectivos</w:t>
      </w:r>
      <w:r>
        <w:rPr>
          <w:b w:val="0"/>
          <w:color w:val="auto"/>
          <w:szCs w:val="24"/>
        </w:rPr>
        <w:t xml:space="preserve"> vetores localizados em uma mesma região de vizinhança </w:t>
      </w:r>
      <w:r w:rsidR="00D63EC2">
        <w:rPr>
          <w:b w:val="0"/>
          <w:color w:val="auto"/>
          <w:szCs w:val="24"/>
        </w:rPr>
        <w:t>n</w:t>
      </w:r>
      <w:r>
        <w:rPr>
          <w:b w:val="0"/>
          <w:color w:val="auto"/>
          <w:szCs w:val="24"/>
        </w:rPr>
        <w:t>o espaço vetorial</w:t>
      </w:r>
      <w:r w:rsidR="00D63EC2">
        <w:rPr>
          <w:b w:val="0"/>
          <w:color w:val="auto"/>
          <w:szCs w:val="24"/>
        </w:rPr>
        <w:t xml:space="preserve"> (MUNEEB et al., 2015)</w:t>
      </w:r>
      <w:r>
        <w:rPr>
          <w:b w:val="0"/>
          <w:color w:val="auto"/>
          <w:szCs w:val="24"/>
        </w:rPr>
        <w:t>.</w:t>
      </w:r>
      <w:r w:rsidR="00D63EC2">
        <w:rPr>
          <w:b w:val="0"/>
          <w:color w:val="auto"/>
          <w:szCs w:val="24"/>
        </w:rPr>
        <w:t xml:space="preserve"> Portanto, u</w:t>
      </w:r>
      <w:r w:rsidR="00304BD4">
        <w:rPr>
          <w:b w:val="0"/>
          <w:color w:val="auto"/>
          <w:szCs w:val="24"/>
        </w:rPr>
        <w:t>m subconjunto do vocabulário</w:t>
      </w:r>
      <w:r w:rsidR="0010283A">
        <w:rPr>
          <w:b w:val="0"/>
          <w:color w:val="auto"/>
          <w:szCs w:val="24"/>
        </w:rPr>
        <w:t xml:space="preserve"> foi selecionado, composto especificamente de</w:t>
      </w:r>
      <w:r w:rsidR="00905320">
        <w:rPr>
          <w:b w:val="0"/>
          <w:color w:val="auto"/>
          <w:szCs w:val="24"/>
        </w:rPr>
        <w:t xml:space="preserve"> </w:t>
      </w:r>
      <w:r w:rsidR="00304BD4">
        <w:rPr>
          <w:b w:val="0"/>
          <w:color w:val="auto"/>
          <w:szCs w:val="24"/>
        </w:rPr>
        <w:t>termos técnicos relevantes na área de O&amp;G</w:t>
      </w:r>
      <w:r w:rsidR="00D63EC2">
        <w:rPr>
          <w:b w:val="0"/>
          <w:color w:val="auto"/>
          <w:szCs w:val="24"/>
        </w:rPr>
        <w:t>.</w:t>
      </w:r>
      <w:r w:rsidR="00B058E0">
        <w:rPr>
          <w:b w:val="0"/>
          <w:color w:val="auto"/>
          <w:szCs w:val="24"/>
        </w:rPr>
        <w:t xml:space="preserve"> </w:t>
      </w:r>
      <w:r w:rsidR="00D63EC2">
        <w:rPr>
          <w:b w:val="0"/>
          <w:color w:val="auto"/>
          <w:szCs w:val="24"/>
        </w:rPr>
        <w:t>P</w:t>
      </w:r>
      <w:r w:rsidR="00B058E0">
        <w:rPr>
          <w:b w:val="0"/>
          <w:color w:val="auto"/>
          <w:szCs w:val="24"/>
        </w:rPr>
        <w:t>ara</w:t>
      </w:r>
      <w:r w:rsidR="00304BD4">
        <w:rPr>
          <w:b w:val="0"/>
          <w:color w:val="auto"/>
          <w:szCs w:val="24"/>
        </w:rPr>
        <w:t xml:space="preserve"> cada </w:t>
      </w:r>
      <w:r w:rsidR="00796096" w:rsidRPr="0074100A">
        <w:rPr>
          <w:b w:val="0"/>
          <w:color w:val="auto"/>
          <w:szCs w:val="24"/>
        </w:rPr>
        <w:t>palavra</w:t>
      </w:r>
      <w:r w:rsidR="00B058E0">
        <w:rPr>
          <w:b w:val="0"/>
          <w:color w:val="auto"/>
          <w:szCs w:val="24"/>
        </w:rPr>
        <w:t>,</w:t>
      </w:r>
      <w:r w:rsidR="00796096" w:rsidRPr="0074100A">
        <w:rPr>
          <w:b w:val="0"/>
          <w:color w:val="auto"/>
          <w:szCs w:val="24"/>
        </w:rPr>
        <w:t xml:space="preserve"> obt</w:t>
      </w:r>
      <w:r w:rsidR="000C7E57">
        <w:rPr>
          <w:b w:val="0"/>
          <w:color w:val="auto"/>
          <w:szCs w:val="24"/>
        </w:rPr>
        <w:t>eve</w:t>
      </w:r>
      <w:r w:rsidR="00796096" w:rsidRPr="0074100A">
        <w:rPr>
          <w:b w:val="0"/>
          <w:color w:val="auto"/>
          <w:szCs w:val="24"/>
        </w:rPr>
        <w:t>-se uma listagem dos termos mais próximos, a partir do cálculo da distância cosseno entre os seus vetores (MIKOLOV et al</w:t>
      </w:r>
      <w:r w:rsidR="00A72602">
        <w:rPr>
          <w:b w:val="0"/>
          <w:color w:val="auto"/>
          <w:szCs w:val="24"/>
        </w:rPr>
        <w:t>.</w:t>
      </w:r>
      <w:r w:rsidR="00796096" w:rsidRPr="0074100A">
        <w:rPr>
          <w:b w:val="0"/>
          <w:color w:val="auto"/>
          <w:szCs w:val="24"/>
        </w:rPr>
        <w:t>, 2</w:t>
      </w:r>
      <w:r w:rsidR="0010283A">
        <w:rPr>
          <w:b w:val="0"/>
          <w:color w:val="auto"/>
          <w:szCs w:val="24"/>
        </w:rPr>
        <w:t>013</w:t>
      </w:r>
      <w:r w:rsidR="00905320">
        <w:rPr>
          <w:b w:val="0"/>
          <w:color w:val="auto"/>
          <w:szCs w:val="24"/>
        </w:rPr>
        <w:t>a</w:t>
      </w:r>
      <w:r w:rsidR="00DF52D2">
        <w:rPr>
          <w:b w:val="0"/>
          <w:color w:val="auto"/>
          <w:szCs w:val="24"/>
        </w:rPr>
        <w:t>; SCHNABEL et al</w:t>
      </w:r>
      <w:r w:rsidR="00A72602">
        <w:rPr>
          <w:b w:val="0"/>
          <w:color w:val="auto"/>
          <w:szCs w:val="24"/>
        </w:rPr>
        <w:t>.</w:t>
      </w:r>
      <w:r w:rsidR="00DF52D2">
        <w:rPr>
          <w:b w:val="0"/>
          <w:color w:val="auto"/>
          <w:szCs w:val="24"/>
        </w:rPr>
        <w:t>, 2015</w:t>
      </w:r>
      <w:r w:rsidR="00796096" w:rsidRPr="0074100A">
        <w:rPr>
          <w:b w:val="0"/>
          <w:color w:val="auto"/>
          <w:szCs w:val="24"/>
        </w:rPr>
        <w:t xml:space="preserve">). </w:t>
      </w:r>
      <w:r w:rsidR="00700889">
        <w:rPr>
          <w:b w:val="0"/>
          <w:color w:val="auto"/>
          <w:szCs w:val="24"/>
        </w:rPr>
        <w:t xml:space="preserve">A Tabela 3 </w:t>
      </w:r>
      <w:r w:rsidR="00700889" w:rsidRPr="00700889">
        <w:rPr>
          <w:b w:val="0"/>
          <w:color w:val="auto"/>
          <w:szCs w:val="24"/>
        </w:rPr>
        <w:t xml:space="preserve">descreve </w:t>
      </w:r>
      <w:r w:rsidR="00700889">
        <w:rPr>
          <w:b w:val="0"/>
          <w:color w:val="auto"/>
          <w:szCs w:val="24"/>
        </w:rPr>
        <w:t xml:space="preserve">os três </w:t>
      </w:r>
      <w:r w:rsidR="000C7E57">
        <w:rPr>
          <w:b w:val="0"/>
          <w:color w:val="auto"/>
          <w:szCs w:val="24"/>
        </w:rPr>
        <w:t xml:space="preserve">principais resultados </w:t>
      </w:r>
      <w:r w:rsidR="007B1160">
        <w:rPr>
          <w:b w:val="0"/>
          <w:color w:val="auto"/>
          <w:szCs w:val="24"/>
        </w:rPr>
        <w:t xml:space="preserve">para cada </w:t>
      </w:r>
      <w:r w:rsidR="00700889">
        <w:rPr>
          <w:b w:val="0"/>
          <w:color w:val="auto"/>
          <w:szCs w:val="24"/>
        </w:rPr>
        <w:t xml:space="preserve">termo de referência, retornados </w:t>
      </w:r>
      <w:r w:rsidR="007B1160">
        <w:rPr>
          <w:b w:val="0"/>
          <w:color w:val="auto"/>
          <w:szCs w:val="24"/>
        </w:rPr>
        <w:t xml:space="preserve">em </w:t>
      </w:r>
      <w:r w:rsidR="000C7E57">
        <w:rPr>
          <w:b w:val="0"/>
          <w:color w:val="auto"/>
          <w:szCs w:val="24"/>
        </w:rPr>
        <w:t xml:space="preserve">cada modelo específico </w:t>
      </w:r>
      <w:r w:rsidR="00700889">
        <w:rPr>
          <w:b w:val="0"/>
          <w:color w:val="auto"/>
          <w:szCs w:val="24"/>
        </w:rPr>
        <w:t xml:space="preserve">nos diferentes algoritmos gerados, </w:t>
      </w:r>
      <w:r w:rsidR="00B703ED">
        <w:rPr>
          <w:b w:val="0"/>
          <w:color w:val="auto"/>
          <w:szCs w:val="24"/>
        </w:rPr>
        <w:t xml:space="preserve">comparativamente com </w:t>
      </w:r>
      <w:r w:rsidR="007B1160">
        <w:rPr>
          <w:b w:val="0"/>
          <w:color w:val="auto"/>
          <w:szCs w:val="24"/>
        </w:rPr>
        <w:t xml:space="preserve">o </w:t>
      </w:r>
      <w:r w:rsidR="00700889">
        <w:rPr>
          <w:b w:val="0"/>
          <w:color w:val="auto"/>
          <w:szCs w:val="24"/>
        </w:rPr>
        <w:t xml:space="preserve">modelo geral </w:t>
      </w:r>
      <w:r w:rsidR="00B703ED">
        <w:rPr>
          <w:b w:val="0"/>
          <w:color w:val="auto"/>
          <w:szCs w:val="24"/>
        </w:rPr>
        <w:t xml:space="preserve">NILC/USP </w:t>
      </w:r>
      <w:r w:rsidR="00700889">
        <w:rPr>
          <w:b w:val="0"/>
          <w:color w:val="auto"/>
          <w:szCs w:val="24"/>
        </w:rPr>
        <w:t>disponibilizado por Hartman et al</w:t>
      </w:r>
      <w:r w:rsidR="00A72602">
        <w:rPr>
          <w:b w:val="0"/>
          <w:color w:val="auto"/>
          <w:szCs w:val="24"/>
        </w:rPr>
        <w:t>.</w:t>
      </w:r>
      <w:r w:rsidR="00700889">
        <w:rPr>
          <w:b w:val="0"/>
          <w:color w:val="auto"/>
          <w:szCs w:val="24"/>
        </w:rPr>
        <w:t xml:space="preserve"> (2017).</w:t>
      </w:r>
      <w:r w:rsidR="00576E31">
        <w:rPr>
          <w:b w:val="0"/>
          <w:color w:val="auto"/>
          <w:szCs w:val="24"/>
        </w:rPr>
        <w:t xml:space="preserve"> Observa-se que os </w:t>
      </w:r>
      <w:r w:rsidR="007D29E4">
        <w:rPr>
          <w:b w:val="0"/>
          <w:color w:val="auto"/>
          <w:szCs w:val="24"/>
        </w:rPr>
        <w:t>elementos</w:t>
      </w:r>
      <w:r w:rsidR="00576E31">
        <w:rPr>
          <w:b w:val="0"/>
          <w:color w:val="auto"/>
          <w:szCs w:val="24"/>
        </w:rPr>
        <w:t xml:space="preserve"> retornados </w:t>
      </w:r>
      <w:r w:rsidR="007D29E4">
        <w:rPr>
          <w:b w:val="0"/>
          <w:color w:val="auto"/>
          <w:szCs w:val="24"/>
        </w:rPr>
        <w:t>pelos modelos de domínio específico estão semanticamente relacionados ao termo de referência</w:t>
      </w:r>
      <w:r w:rsidR="00576E31">
        <w:rPr>
          <w:b w:val="0"/>
          <w:color w:val="auto"/>
          <w:szCs w:val="24"/>
        </w:rPr>
        <w:t xml:space="preserve"> dentro do contexto de O&amp;G</w:t>
      </w:r>
      <w:r w:rsidR="006A2400">
        <w:rPr>
          <w:b w:val="0"/>
          <w:color w:val="auto"/>
          <w:szCs w:val="24"/>
        </w:rPr>
        <w:t xml:space="preserve">, </w:t>
      </w:r>
      <w:r w:rsidR="00F31362">
        <w:rPr>
          <w:b w:val="0"/>
          <w:color w:val="auto"/>
          <w:szCs w:val="24"/>
        </w:rPr>
        <w:t>evidenciando a capacidade do modelo em capturar estas propriedades a partir do corpus. Quando comparados com o modelo</w:t>
      </w:r>
      <w:r w:rsidR="00E62BFB">
        <w:rPr>
          <w:b w:val="0"/>
          <w:color w:val="auto"/>
          <w:szCs w:val="24"/>
        </w:rPr>
        <w:t xml:space="preserve"> geral</w:t>
      </w:r>
      <w:r w:rsidR="00187696">
        <w:rPr>
          <w:b w:val="0"/>
          <w:color w:val="auto"/>
          <w:szCs w:val="24"/>
        </w:rPr>
        <w:t xml:space="preserve"> (NILC/USP)</w:t>
      </w:r>
      <w:r w:rsidR="00E62BFB">
        <w:rPr>
          <w:b w:val="0"/>
          <w:color w:val="auto"/>
          <w:szCs w:val="24"/>
        </w:rPr>
        <w:t>, nota-se que este</w:t>
      </w:r>
      <w:r w:rsidR="006A2400">
        <w:rPr>
          <w:b w:val="0"/>
          <w:color w:val="auto"/>
          <w:szCs w:val="24"/>
        </w:rPr>
        <w:t xml:space="preserve"> retorna elementos </w:t>
      </w:r>
      <w:r w:rsidR="00E62BFB">
        <w:rPr>
          <w:b w:val="0"/>
          <w:color w:val="auto"/>
          <w:szCs w:val="24"/>
        </w:rPr>
        <w:t xml:space="preserve">cujo significado denota conceitos fora do domínio de O&amp;G, </w:t>
      </w:r>
      <w:r w:rsidR="006A2400">
        <w:rPr>
          <w:b w:val="0"/>
          <w:color w:val="auto"/>
          <w:szCs w:val="24"/>
        </w:rPr>
        <w:t>influenciado pela natureza mais abrangente da composição de seu corpus</w:t>
      </w:r>
      <w:r w:rsidR="00576E31">
        <w:rPr>
          <w:b w:val="0"/>
          <w:color w:val="auto"/>
          <w:szCs w:val="24"/>
        </w:rPr>
        <w:t xml:space="preserve">. </w:t>
      </w:r>
      <w:r w:rsidR="001B754A">
        <w:rPr>
          <w:b w:val="0"/>
          <w:color w:val="auto"/>
          <w:szCs w:val="24"/>
        </w:rPr>
        <w:t>Cabe ressaltar, em todos os casos, ocorrências ocasionais de termos com erros de grafia, potencialmente provenientes de problemas de conversão das fontes originais para o formato texto.</w:t>
      </w:r>
    </w:p>
    <w:p w14:paraId="1BEC7294" w14:textId="271E527A" w:rsidR="001445D0" w:rsidRDefault="001445D0" w:rsidP="0074100A">
      <w:pPr>
        <w:pStyle w:val="Corpodetexto2"/>
        <w:ind w:firstLine="851"/>
        <w:rPr>
          <w:b w:val="0"/>
          <w:color w:val="auto"/>
          <w:szCs w:val="24"/>
        </w:rPr>
      </w:pPr>
    </w:p>
    <w:p w14:paraId="514EE411" w14:textId="77777777" w:rsidR="00BE52C7" w:rsidRDefault="00BE52C7" w:rsidP="0074100A">
      <w:pPr>
        <w:pStyle w:val="Corpodetexto2"/>
        <w:ind w:firstLine="851"/>
        <w:rPr>
          <w:b w:val="0"/>
          <w:color w:val="auto"/>
          <w:szCs w:val="24"/>
        </w:rPr>
      </w:pPr>
    </w:p>
    <w:p w14:paraId="1BA5A5AC" w14:textId="77777777" w:rsidR="00A02AB9" w:rsidRDefault="00A02AB9">
      <w:pPr>
        <w:rPr>
          <w:ins w:id="21" w:author="Diogo da Silva Magalhaes Gomes" w:date="2018-07-12T10:30:00Z"/>
          <w:rFonts w:eastAsia="SimSun"/>
          <w:bCs/>
          <w:lang w:val="pt-BR" w:eastAsia="zh-CN"/>
        </w:rPr>
      </w:pPr>
      <w:bookmarkStart w:id="22" w:name="_Ref508714112"/>
      <w:ins w:id="23" w:author="Diogo da Silva Magalhaes Gomes" w:date="2018-07-12T10:30:00Z">
        <w:r w:rsidRPr="003F6BE4">
          <w:rPr>
            <w:b/>
            <w:lang w:val="pt-BR"/>
            <w:rPrChange w:id="24" w:author="Diogo da Silva Magalhaes Gomes" w:date="2018-07-12T13:39:00Z">
              <w:rPr>
                <w:b/>
              </w:rPr>
            </w:rPrChange>
          </w:rPr>
          <w:br w:type="page"/>
        </w:r>
      </w:ins>
    </w:p>
    <w:p w14:paraId="5DB13303" w14:textId="3674030C" w:rsidR="001445D0" w:rsidRDefault="00461D1E" w:rsidP="00B703ED">
      <w:pPr>
        <w:pStyle w:val="Legenda"/>
        <w:keepNext/>
        <w:spacing w:after="0"/>
        <w:rPr>
          <w:b w:val="0"/>
        </w:rPr>
      </w:pPr>
      <w:r w:rsidRPr="00461D1E">
        <w:rPr>
          <w:b w:val="0"/>
        </w:rPr>
        <w:lastRenderedPageBreak/>
        <w:t xml:space="preserve">Tabela </w:t>
      </w:r>
      <w:bookmarkEnd w:id="22"/>
      <w:r w:rsidR="00092D88">
        <w:rPr>
          <w:b w:val="0"/>
        </w:rPr>
        <w:t>3</w:t>
      </w:r>
      <w:r w:rsidRPr="00461D1E">
        <w:rPr>
          <w:b w:val="0"/>
        </w:rPr>
        <w:t xml:space="preserve"> – Resposta </w:t>
      </w:r>
      <w:r w:rsidR="00187696">
        <w:rPr>
          <w:b w:val="0"/>
        </w:rPr>
        <w:t>d</w:t>
      </w:r>
      <w:r w:rsidRPr="00461D1E">
        <w:rPr>
          <w:b w:val="0"/>
        </w:rPr>
        <w:t>os modelos a termos técnicos da área de O&amp;G</w:t>
      </w:r>
    </w:p>
    <w:p w14:paraId="1CFA79DD" w14:textId="77777777" w:rsidR="00B703ED" w:rsidRPr="00B703ED" w:rsidRDefault="00B703ED" w:rsidP="00B703ED">
      <w:pPr>
        <w:rPr>
          <w:lang w:val="pt-BR" w:eastAsia="zh-CN"/>
        </w:rPr>
      </w:pPr>
    </w:p>
    <w:tbl>
      <w:tblPr>
        <w:tblStyle w:val="TabelaSimples4"/>
        <w:tblW w:w="8472" w:type="dxa"/>
        <w:jc w:val="center"/>
        <w:tblLook w:val="0420" w:firstRow="1" w:lastRow="0" w:firstColumn="0" w:lastColumn="0" w:noHBand="0" w:noVBand="1"/>
      </w:tblPr>
      <w:tblGrid>
        <w:gridCol w:w="1951"/>
        <w:gridCol w:w="1559"/>
        <w:gridCol w:w="1843"/>
        <w:gridCol w:w="1418"/>
        <w:gridCol w:w="1701"/>
      </w:tblGrid>
      <w:tr w:rsidR="001445D0" w:rsidRPr="001445D0" w14:paraId="1C900DA6" w14:textId="77777777" w:rsidTr="007B1160">
        <w:trPr>
          <w:cnfStyle w:val="100000000000" w:firstRow="1" w:lastRow="0" w:firstColumn="0" w:lastColumn="0" w:oddVBand="0" w:evenVBand="0" w:oddHBand="0" w:evenHBand="0" w:firstRowFirstColumn="0" w:firstRowLastColumn="0" w:lastRowFirstColumn="0" w:lastRowLastColumn="0"/>
          <w:trHeight w:val="335"/>
          <w:jc w:val="center"/>
        </w:trPr>
        <w:tc>
          <w:tcPr>
            <w:tcW w:w="1951" w:type="dxa"/>
            <w:tcBorders>
              <w:top w:val="single" w:sz="8" w:space="0" w:color="auto"/>
              <w:bottom w:val="single" w:sz="8" w:space="0" w:color="auto"/>
            </w:tcBorders>
            <w:hideMark/>
          </w:tcPr>
          <w:p w14:paraId="0941CD73" w14:textId="32B33FF9" w:rsidR="001445D0" w:rsidRPr="001445D0" w:rsidRDefault="00461D1E" w:rsidP="00F771AF">
            <w:pPr>
              <w:jc w:val="center"/>
              <w:rPr>
                <w:b w:val="0"/>
                <w:bCs w:val="0"/>
                <w:i/>
                <w:iCs/>
              </w:rPr>
            </w:pPr>
            <w:r>
              <w:rPr>
                <w:i/>
                <w:iCs/>
              </w:rPr>
              <w:t>Termo</w:t>
            </w:r>
          </w:p>
        </w:tc>
        <w:tc>
          <w:tcPr>
            <w:tcW w:w="1559" w:type="dxa"/>
            <w:tcBorders>
              <w:top w:val="single" w:sz="8" w:space="0" w:color="auto"/>
              <w:bottom w:val="single" w:sz="8" w:space="0" w:color="auto"/>
            </w:tcBorders>
            <w:hideMark/>
          </w:tcPr>
          <w:p w14:paraId="3C737AE9" w14:textId="77777777" w:rsidR="001445D0" w:rsidRPr="001445D0" w:rsidRDefault="001445D0" w:rsidP="001445D0">
            <w:pPr>
              <w:jc w:val="center"/>
              <w:rPr>
                <w:b w:val="0"/>
                <w:bCs w:val="0"/>
                <w:i/>
                <w:iCs/>
              </w:rPr>
            </w:pPr>
            <w:r w:rsidRPr="001445D0">
              <w:rPr>
                <w:i/>
                <w:iCs/>
              </w:rPr>
              <w:t>NILC/USP</w:t>
            </w:r>
          </w:p>
        </w:tc>
        <w:tc>
          <w:tcPr>
            <w:tcW w:w="1843" w:type="dxa"/>
            <w:tcBorders>
              <w:top w:val="single" w:sz="8" w:space="0" w:color="auto"/>
              <w:bottom w:val="single" w:sz="8" w:space="0" w:color="auto"/>
            </w:tcBorders>
            <w:hideMark/>
          </w:tcPr>
          <w:p w14:paraId="353F1715" w14:textId="3A87D541" w:rsidR="001445D0" w:rsidRPr="001445D0" w:rsidRDefault="001445D0" w:rsidP="001445D0">
            <w:pPr>
              <w:jc w:val="center"/>
              <w:rPr>
                <w:b w:val="0"/>
                <w:bCs w:val="0"/>
                <w:i/>
                <w:iCs/>
              </w:rPr>
            </w:pPr>
            <w:r w:rsidRPr="001445D0">
              <w:rPr>
                <w:i/>
                <w:iCs/>
              </w:rPr>
              <w:t>Word2vec</w:t>
            </w:r>
            <w:r w:rsidR="00655478">
              <w:rPr>
                <w:i/>
                <w:iCs/>
              </w:rPr>
              <w:t>O&amp;G</w:t>
            </w:r>
          </w:p>
        </w:tc>
        <w:tc>
          <w:tcPr>
            <w:tcW w:w="1418" w:type="dxa"/>
            <w:tcBorders>
              <w:top w:val="single" w:sz="8" w:space="0" w:color="auto"/>
              <w:bottom w:val="single" w:sz="8" w:space="0" w:color="auto"/>
            </w:tcBorders>
            <w:hideMark/>
          </w:tcPr>
          <w:p w14:paraId="506563AF" w14:textId="7F634F84" w:rsidR="001445D0" w:rsidRPr="001445D0" w:rsidRDefault="001445D0" w:rsidP="001445D0">
            <w:pPr>
              <w:jc w:val="center"/>
              <w:rPr>
                <w:b w:val="0"/>
                <w:bCs w:val="0"/>
                <w:i/>
                <w:iCs/>
              </w:rPr>
            </w:pPr>
            <w:r w:rsidRPr="001445D0">
              <w:rPr>
                <w:i/>
                <w:iCs/>
              </w:rPr>
              <w:t>FastText</w:t>
            </w:r>
            <w:r w:rsidR="00655478">
              <w:rPr>
                <w:i/>
                <w:iCs/>
              </w:rPr>
              <w:t>O&amp;G</w:t>
            </w:r>
          </w:p>
        </w:tc>
        <w:tc>
          <w:tcPr>
            <w:tcW w:w="1701" w:type="dxa"/>
            <w:tcBorders>
              <w:top w:val="single" w:sz="8" w:space="0" w:color="auto"/>
              <w:bottom w:val="single" w:sz="8" w:space="0" w:color="auto"/>
            </w:tcBorders>
            <w:hideMark/>
          </w:tcPr>
          <w:p w14:paraId="5CAE0F5B" w14:textId="60C8FD7F" w:rsidR="001445D0" w:rsidRPr="001445D0" w:rsidRDefault="001445D0" w:rsidP="001445D0">
            <w:pPr>
              <w:jc w:val="center"/>
              <w:rPr>
                <w:b w:val="0"/>
                <w:bCs w:val="0"/>
                <w:i/>
                <w:iCs/>
              </w:rPr>
            </w:pPr>
            <w:r w:rsidRPr="001445D0">
              <w:rPr>
                <w:i/>
                <w:iCs/>
              </w:rPr>
              <w:t>GloVe</w:t>
            </w:r>
            <w:r w:rsidR="00655478">
              <w:rPr>
                <w:i/>
                <w:iCs/>
              </w:rPr>
              <w:t>O&amp;G</w:t>
            </w:r>
          </w:p>
        </w:tc>
      </w:tr>
      <w:tr w:rsidR="00461D1E" w:rsidRPr="001445D0" w14:paraId="32785307" w14:textId="77777777" w:rsidTr="007B1160">
        <w:trPr>
          <w:cnfStyle w:val="000000100000" w:firstRow="0" w:lastRow="0" w:firstColumn="0" w:lastColumn="0" w:oddVBand="0" w:evenVBand="0" w:oddHBand="1" w:evenHBand="0" w:firstRowFirstColumn="0" w:firstRowLastColumn="0" w:lastRowFirstColumn="0" w:lastRowLastColumn="0"/>
          <w:trHeight w:hRule="exact" w:val="794"/>
          <w:jc w:val="center"/>
        </w:trPr>
        <w:tc>
          <w:tcPr>
            <w:tcW w:w="0" w:type="auto"/>
            <w:tcBorders>
              <w:top w:val="single" w:sz="8" w:space="0" w:color="auto"/>
              <w:bottom w:val="single" w:sz="4" w:space="0" w:color="auto"/>
            </w:tcBorders>
            <w:vAlign w:val="center"/>
            <w:hideMark/>
          </w:tcPr>
          <w:p w14:paraId="5D6848E2" w14:textId="69B8C354" w:rsidR="001445D0" w:rsidRPr="001445D0" w:rsidRDefault="004C2143" w:rsidP="001445D0">
            <w:pPr>
              <w:jc w:val="center"/>
              <w:rPr>
                <w:b/>
                <w:bCs/>
                <w:i/>
                <w:iCs/>
              </w:rPr>
            </w:pPr>
            <w:r w:rsidRPr="001445D0">
              <w:rPr>
                <w:b/>
                <w:bCs/>
                <w:i/>
                <w:iCs/>
              </w:rPr>
              <w:t>lula</w:t>
            </w:r>
          </w:p>
        </w:tc>
        <w:tc>
          <w:tcPr>
            <w:tcW w:w="0" w:type="auto"/>
            <w:tcBorders>
              <w:top w:val="single" w:sz="8" w:space="0" w:color="auto"/>
              <w:bottom w:val="single" w:sz="4" w:space="0" w:color="auto"/>
            </w:tcBorders>
            <w:hideMark/>
          </w:tcPr>
          <w:p w14:paraId="7A28CA77" w14:textId="77777777" w:rsidR="001445D0" w:rsidRDefault="004C2143" w:rsidP="001445D0">
            <w:pPr>
              <w:jc w:val="center"/>
              <w:rPr>
                <w:bCs/>
                <w:iCs/>
              </w:rPr>
            </w:pPr>
            <w:r w:rsidRPr="001445D0">
              <w:rPr>
                <w:bCs/>
                <w:iCs/>
              </w:rPr>
              <w:t>ex-presidente</w:t>
            </w:r>
          </w:p>
          <w:p w14:paraId="56DB5092" w14:textId="4A5854AA" w:rsidR="002C2276" w:rsidRDefault="002C2276" w:rsidP="001445D0">
            <w:pPr>
              <w:jc w:val="center"/>
              <w:rPr>
                <w:bCs/>
                <w:iCs/>
              </w:rPr>
            </w:pPr>
            <w:r>
              <w:rPr>
                <w:bCs/>
                <w:iCs/>
              </w:rPr>
              <w:t>in</w:t>
            </w:r>
            <w:r w:rsidR="00DC0B0C">
              <w:rPr>
                <w:bCs/>
                <w:iCs/>
              </w:rPr>
              <w:t>á</w:t>
            </w:r>
            <w:r>
              <w:rPr>
                <w:bCs/>
                <w:iCs/>
              </w:rPr>
              <w:t>cio</w:t>
            </w:r>
          </w:p>
          <w:p w14:paraId="05E8196B" w14:textId="029746A6" w:rsidR="002C2276" w:rsidRDefault="002C2276" w:rsidP="001445D0">
            <w:pPr>
              <w:jc w:val="center"/>
              <w:rPr>
                <w:bCs/>
                <w:iCs/>
              </w:rPr>
            </w:pPr>
            <w:r>
              <w:rPr>
                <w:bCs/>
                <w:iCs/>
              </w:rPr>
              <w:t>inpcio</w:t>
            </w:r>
          </w:p>
          <w:p w14:paraId="04C0ED0F" w14:textId="50D357C7" w:rsidR="002C2276" w:rsidRPr="001445D0" w:rsidRDefault="002C2276" w:rsidP="001445D0">
            <w:pPr>
              <w:jc w:val="center"/>
              <w:rPr>
                <w:bCs/>
                <w:iCs/>
              </w:rPr>
            </w:pPr>
          </w:p>
        </w:tc>
        <w:tc>
          <w:tcPr>
            <w:tcW w:w="0" w:type="auto"/>
            <w:tcBorders>
              <w:top w:val="single" w:sz="8" w:space="0" w:color="auto"/>
              <w:bottom w:val="single" w:sz="4" w:space="0" w:color="auto"/>
            </w:tcBorders>
            <w:hideMark/>
          </w:tcPr>
          <w:p w14:paraId="603DADDB" w14:textId="75D43270" w:rsidR="001445D0" w:rsidRDefault="002C2276" w:rsidP="001445D0">
            <w:pPr>
              <w:jc w:val="center"/>
              <w:rPr>
                <w:bCs/>
                <w:iCs/>
              </w:rPr>
            </w:pPr>
            <w:r>
              <w:rPr>
                <w:bCs/>
                <w:iCs/>
              </w:rPr>
              <w:t>s</w:t>
            </w:r>
            <w:r w:rsidR="004C2143" w:rsidRPr="001445D0">
              <w:rPr>
                <w:bCs/>
                <w:iCs/>
              </w:rPr>
              <w:t>apinhoa</w:t>
            </w:r>
          </w:p>
          <w:p w14:paraId="5E7C3FBA" w14:textId="77777777" w:rsidR="002C2276" w:rsidRDefault="002C2276" w:rsidP="001445D0">
            <w:pPr>
              <w:jc w:val="center"/>
              <w:rPr>
                <w:bCs/>
                <w:iCs/>
              </w:rPr>
            </w:pPr>
            <w:r>
              <w:rPr>
                <w:bCs/>
                <w:iCs/>
              </w:rPr>
              <w:t>jubarte</w:t>
            </w:r>
          </w:p>
          <w:p w14:paraId="7852FB96" w14:textId="2886C628" w:rsidR="002C2276" w:rsidRPr="001445D0" w:rsidRDefault="002C2276" w:rsidP="001445D0">
            <w:pPr>
              <w:jc w:val="center"/>
              <w:rPr>
                <w:bCs/>
                <w:iCs/>
              </w:rPr>
            </w:pPr>
            <w:r>
              <w:rPr>
                <w:bCs/>
                <w:iCs/>
              </w:rPr>
              <w:t>bauna</w:t>
            </w:r>
          </w:p>
        </w:tc>
        <w:tc>
          <w:tcPr>
            <w:tcW w:w="0" w:type="auto"/>
            <w:tcBorders>
              <w:top w:val="single" w:sz="8" w:space="0" w:color="auto"/>
              <w:bottom w:val="single" w:sz="4" w:space="0" w:color="auto"/>
            </w:tcBorders>
            <w:hideMark/>
          </w:tcPr>
          <w:p w14:paraId="749E3D27" w14:textId="77777777" w:rsidR="001445D0" w:rsidRDefault="004C2143" w:rsidP="001445D0">
            <w:pPr>
              <w:jc w:val="center"/>
              <w:rPr>
                <w:bCs/>
                <w:iCs/>
              </w:rPr>
            </w:pPr>
            <w:r w:rsidRPr="001445D0">
              <w:rPr>
                <w:bCs/>
                <w:iCs/>
              </w:rPr>
              <w:t>jubarte</w:t>
            </w:r>
          </w:p>
          <w:p w14:paraId="7DDEE094" w14:textId="77777777" w:rsidR="002C2276" w:rsidRDefault="002C2276" w:rsidP="001445D0">
            <w:pPr>
              <w:jc w:val="center"/>
              <w:rPr>
                <w:bCs/>
                <w:iCs/>
              </w:rPr>
            </w:pPr>
            <w:r>
              <w:rPr>
                <w:bCs/>
                <w:iCs/>
              </w:rPr>
              <w:t>baleia</w:t>
            </w:r>
          </w:p>
          <w:p w14:paraId="228AB0F7" w14:textId="012F3770" w:rsidR="002C2276" w:rsidRPr="001445D0" w:rsidRDefault="002C2276" w:rsidP="001445D0">
            <w:pPr>
              <w:jc w:val="center"/>
              <w:rPr>
                <w:bCs/>
                <w:iCs/>
              </w:rPr>
            </w:pPr>
            <w:r>
              <w:rPr>
                <w:bCs/>
                <w:iCs/>
              </w:rPr>
              <w:t>trilha</w:t>
            </w:r>
          </w:p>
        </w:tc>
        <w:tc>
          <w:tcPr>
            <w:tcW w:w="0" w:type="auto"/>
            <w:tcBorders>
              <w:top w:val="single" w:sz="8" w:space="0" w:color="auto"/>
              <w:bottom w:val="single" w:sz="4" w:space="0" w:color="auto"/>
            </w:tcBorders>
            <w:hideMark/>
          </w:tcPr>
          <w:p w14:paraId="0B354441" w14:textId="77777777" w:rsidR="001445D0" w:rsidRDefault="004C2143" w:rsidP="001445D0">
            <w:pPr>
              <w:jc w:val="center"/>
              <w:rPr>
                <w:bCs/>
                <w:iCs/>
              </w:rPr>
            </w:pPr>
            <w:r w:rsidRPr="001445D0">
              <w:rPr>
                <w:bCs/>
                <w:iCs/>
              </w:rPr>
              <w:t>sapinhoa</w:t>
            </w:r>
          </w:p>
          <w:p w14:paraId="6E2D6DCC" w14:textId="77777777" w:rsidR="002C2276" w:rsidRDefault="002C2276" w:rsidP="001445D0">
            <w:pPr>
              <w:jc w:val="center"/>
              <w:rPr>
                <w:bCs/>
                <w:iCs/>
              </w:rPr>
            </w:pPr>
            <w:r>
              <w:rPr>
                <w:bCs/>
                <w:iCs/>
              </w:rPr>
              <w:t>jubarte</w:t>
            </w:r>
          </w:p>
          <w:p w14:paraId="3DB3B6CB" w14:textId="554188CB" w:rsidR="002C2276" w:rsidRPr="001445D0" w:rsidRDefault="002C2276" w:rsidP="001445D0">
            <w:pPr>
              <w:jc w:val="center"/>
              <w:rPr>
                <w:bCs/>
                <w:iCs/>
              </w:rPr>
            </w:pPr>
            <w:r>
              <w:rPr>
                <w:bCs/>
                <w:iCs/>
              </w:rPr>
              <w:t>mexilhao</w:t>
            </w:r>
          </w:p>
        </w:tc>
      </w:tr>
      <w:tr w:rsidR="001445D0" w:rsidRPr="001445D0" w14:paraId="6E82BFC2" w14:textId="77777777" w:rsidTr="00080B35">
        <w:trPr>
          <w:trHeight w:hRule="exact" w:val="794"/>
          <w:jc w:val="center"/>
        </w:trPr>
        <w:tc>
          <w:tcPr>
            <w:tcW w:w="0" w:type="auto"/>
            <w:tcBorders>
              <w:top w:val="single" w:sz="4" w:space="0" w:color="auto"/>
              <w:bottom w:val="single" w:sz="4" w:space="0" w:color="auto"/>
            </w:tcBorders>
            <w:vAlign w:val="center"/>
            <w:hideMark/>
          </w:tcPr>
          <w:p w14:paraId="4D15FFBF" w14:textId="11DB2858" w:rsidR="001445D0" w:rsidRPr="001445D0" w:rsidRDefault="004C2143" w:rsidP="001445D0">
            <w:pPr>
              <w:jc w:val="center"/>
              <w:rPr>
                <w:b/>
                <w:bCs/>
                <w:i/>
                <w:iCs/>
              </w:rPr>
            </w:pPr>
            <w:r w:rsidRPr="001445D0">
              <w:rPr>
                <w:b/>
                <w:bCs/>
                <w:i/>
                <w:iCs/>
              </w:rPr>
              <w:t>campo</w:t>
            </w:r>
          </w:p>
        </w:tc>
        <w:tc>
          <w:tcPr>
            <w:tcW w:w="0" w:type="auto"/>
            <w:tcBorders>
              <w:top w:val="single" w:sz="4" w:space="0" w:color="auto"/>
              <w:bottom w:val="single" w:sz="4" w:space="0" w:color="auto"/>
            </w:tcBorders>
            <w:hideMark/>
          </w:tcPr>
          <w:p w14:paraId="7A5CFBD4" w14:textId="77777777" w:rsidR="001445D0" w:rsidRDefault="004C2143" w:rsidP="001445D0">
            <w:pPr>
              <w:jc w:val="center"/>
              <w:rPr>
                <w:bCs/>
                <w:iCs/>
              </w:rPr>
            </w:pPr>
            <w:r w:rsidRPr="001445D0">
              <w:rPr>
                <w:bCs/>
                <w:iCs/>
              </w:rPr>
              <w:t>estádio</w:t>
            </w:r>
          </w:p>
          <w:p w14:paraId="5D5A04DB" w14:textId="77777777" w:rsidR="002C2276" w:rsidRDefault="002C2276" w:rsidP="001445D0">
            <w:pPr>
              <w:jc w:val="center"/>
              <w:rPr>
                <w:bCs/>
                <w:iCs/>
              </w:rPr>
            </w:pPr>
            <w:r>
              <w:rPr>
                <w:bCs/>
                <w:iCs/>
              </w:rPr>
              <w:t>gramado</w:t>
            </w:r>
          </w:p>
          <w:p w14:paraId="600111CF" w14:textId="4CD12A74" w:rsidR="002C2276" w:rsidRPr="001445D0" w:rsidRDefault="002C2276" w:rsidP="001445D0">
            <w:pPr>
              <w:jc w:val="center"/>
              <w:rPr>
                <w:bCs/>
                <w:iCs/>
              </w:rPr>
            </w:pPr>
            <w:r>
              <w:rPr>
                <w:bCs/>
                <w:iCs/>
              </w:rPr>
              <w:t>farião</w:t>
            </w:r>
          </w:p>
        </w:tc>
        <w:tc>
          <w:tcPr>
            <w:tcW w:w="0" w:type="auto"/>
            <w:tcBorders>
              <w:top w:val="single" w:sz="4" w:space="0" w:color="auto"/>
              <w:bottom w:val="single" w:sz="4" w:space="0" w:color="auto"/>
            </w:tcBorders>
            <w:hideMark/>
          </w:tcPr>
          <w:p w14:paraId="3131430F" w14:textId="77777777" w:rsidR="001445D0" w:rsidRDefault="004C2143" w:rsidP="001445D0">
            <w:pPr>
              <w:jc w:val="center"/>
              <w:rPr>
                <w:bCs/>
                <w:iCs/>
              </w:rPr>
            </w:pPr>
            <w:r w:rsidRPr="001445D0">
              <w:rPr>
                <w:bCs/>
                <w:iCs/>
              </w:rPr>
              <w:t>reservatorio</w:t>
            </w:r>
          </w:p>
          <w:p w14:paraId="1F720381" w14:textId="77777777" w:rsidR="002C2276" w:rsidRDefault="002C2276" w:rsidP="001445D0">
            <w:pPr>
              <w:jc w:val="center"/>
              <w:rPr>
                <w:bCs/>
                <w:iCs/>
              </w:rPr>
            </w:pPr>
            <w:r>
              <w:rPr>
                <w:bCs/>
                <w:iCs/>
              </w:rPr>
              <w:t>jazida</w:t>
            </w:r>
          </w:p>
          <w:p w14:paraId="241520B8" w14:textId="5FB5B0D8" w:rsidR="002C2276" w:rsidRPr="001445D0" w:rsidRDefault="002C2276" w:rsidP="001445D0">
            <w:pPr>
              <w:jc w:val="center"/>
              <w:rPr>
                <w:bCs/>
                <w:iCs/>
              </w:rPr>
            </w:pPr>
            <w:r>
              <w:rPr>
                <w:bCs/>
                <w:iCs/>
              </w:rPr>
              <w:t>potencial</w:t>
            </w:r>
          </w:p>
        </w:tc>
        <w:tc>
          <w:tcPr>
            <w:tcW w:w="0" w:type="auto"/>
            <w:tcBorders>
              <w:top w:val="single" w:sz="4" w:space="0" w:color="auto"/>
              <w:bottom w:val="single" w:sz="4" w:space="0" w:color="auto"/>
            </w:tcBorders>
            <w:hideMark/>
          </w:tcPr>
          <w:p w14:paraId="0377E7F1" w14:textId="77777777" w:rsidR="001445D0" w:rsidRDefault="004C2143" w:rsidP="001445D0">
            <w:pPr>
              <w:jc w:val="center"/>
              <w:rPr>
                <w:bCs/>
                <w:iCs/>
              </w:rPr>
            </w:pPr>
            <w:r w:rsidRPr="001445D0">
              <w:rPr>
                <w:bCs/>
                <w:iCs/>
              </w:rPr>
              <w:t>oampo</w:t>
            </w:r>
          </w:p>
          <w:p w14:paraId="7F8882BD" w14:textId="77777777" w:rsidR="002C2276" w:rsidRDefault="002C2276" w:rsidP="001445D0">
            <w:pPr>
              <w:jc w:val="center"/>
              <w:rPr>
                <w:bCs/>
                <w:iCs/>
              </w:rPr>
            </w:pPr>
            <w:r>
              <w:rPr>
                <w:bCs/>
                <w:iCs/>
              </w:rPr>
              <w:t>pampo</w:t>
            </w:r>
          </w:p>
          <w:p w14:paraId="5995099C" w14:textId="5B14F7F6" w:rsidR="002C2276" w:rsidRPr="001445D0" w:rsidRDefault="002C2276" w:rsidP="001445D0">
            <w:pPr>
              <w:jc w:val="center"/>
              <w:rPr>
                <w:bCs/>
                <w:iCs/>
              </w:rPr>
            </w:pPr>
            <w:r>
              <w:rPr>
                <w:bCs/>
                <w:iCs/>
              </w:rPr>
              <w:t>alvo</w:t>
            </w:r>
          </w:p>
        </w:tc>
        <w:tc>
          <w:tcPr>
            <w:tcW w:w="0" w:type="auto"/>
            <w:tcBorders>
              <w:top w:val="single" w:sz="4" w:space="0" w:color="auto"/>
              <w:bottom w:val="single" w:sz="4" w:space="0" w:color="auto"/>
            </w:tcBorders>
            <w:hideMark/>
          </w:tcPr>
          <w:p w14:paraId="4A001DE7" w14:textId="77777777" w:rsidR="001445D0" w:rsidRDefault="004C2143" w:rsidP="001445D0">
            <w:pPr>
              <w:jc w:val="center"/>
              <w:rPr>
                <w:bCs/>
                <w:iCs/>
              </w:rPr>
            </w:pPr>
            <w:r w:rsidRPr="001445D0">
              <w:rPr>
                <w:bCs/>
                <w:iCs/>
              </w:rPr>
              <w:t>covetorial</w:t>
            </w:r>
          </w:p>
          <w:p w14:paraId="613845E4" w14:textId="77777777" w:rsidR="002C2276" w:rsidRDefault="002C2276" w:rsidP="001445D0">
            <w:pPr>
              <w:jc w:val="center"/>
              <w:rPr>
                <w:bCs/>
                <w:iCs/>
              </w:rPr>
            </w:pPr>
            <w:r>
              <w:rPr>
                <w:bCs/>
                <w:iCs/>
              </w:rPr>
              <w:t>reservatorio</w:t>
            </w:r>
          </w:p>
          <w:p w14:paraId="459E8C8C" w14:textId="20CB403A" w:rsidR="002C2276" w:rsidRPr="001445D0" w:rsidRDefault="002C2276" w:rsidP="001445D0">
            <w:pPr>
              <w:jc w:val="center"/>
              <w:rPr>
                <w:bCs/>
                <w:iCs/>
              </w:rPr>
            </w:pPr>
            <w:r>
              <w:rPr>
                <w:bCs/>
                <w:iCs/>
              </w:rPr>
              <w:t>pocos</w:t>
            </w:r>
          </w:p>
        </w:tc>
      </w:tr>
      <w:tr w:rsidR="00461D1E" w:rsidRPr="001445D0" w14:paraId="42CA3C5B" w14:textId="77777777" w:rsidTr="00080B35">
        <w:trPr>
          <w:cnfStyle w:val="000000100000" w:firstRow="0" w:lastRow="0" w:firstColumn="0" w:lastColumn="0" w:oddVBand="0" w:evenVBand="0" w:oddHBand="1" w:evenHBand="0" w:firstRowFirstColumn="0" w:firstRowLastColumn="0" w:lastRowFirstColumn="0" w:lastRowLastColumn="0"/>
          <w:trHeight w:hRule="exact" w:val="794"/>
          <w:jc w:val="center"/>
        </w:trPr>
        <w:tc>
          <w:tcPr>
            <w:tcW w:w="0" w:type="auto"/>
            <w:tcBorders>
              <w:top w:val="single" w:sz="4" w:space="0" w:color="auto"/>
              <w:bottom w:val="single" w:sz="4" w:space="0" w:color="auto"/>
            </w:tcBorders>
            <w:vAlign w:val="center"/>
            <w:hideMark/>
          </w:tcPr>
          <w:p w14:paraId="29035AB5" w14:textId="56F6CC15" w:rsidR="001445D0" w:rsidRPr="001445D0" w:rsidRDefault="004C2143" w:rsidP="001445D0">
            <w:pPr>
              <w:jc w:val="center"/>
              <w:rPr>
                <w:b/>
                <w:bCs/>
                <w:i/>
                <w:iCs/>
              </w:rPr>
            </w:pPr>
            <w:r w:rsidRPr="001445D0">
              <w:rPr>
                <w:b/>
                <w:bCs/>
                <w:i/>
                <w:iCs/>
              </w:rPr>
              <w:t>rocha</w:t>
            </w:r>
          </w:p>
        </w:tc>
        <w:tc>
          <w:tcPr>
            <w:tcW w:w="0" w:type="auto"/>
            <w:tcBorders>
              <w:top w:val="single" w:sz="4" w:space="0" w:color="auto"/>
              <w:bottom w:val="single" w:sz="4" w:space="0" w:color="auto"/>
            </w:tcBorders>
            <w:hideMark/>
          </w:tcPr>
          <w:p w14:paraId="0A91D67B" w14:textId="77777777" w:rsidR="001445D0" w:rsidRDefault="004C2143" w:rsidP="001445D0">
            <w:pPr>
              <w:jc w:val="center"/>
              <w:rPr>
                <w:bCs/>
                <w:iCs/>
              </w:rPr>
            </w:pPr>
            <w:r w:rsidRPr="001445D0">
              <w:rPr>
                <w:bCs/>
                <w:iCs/>
              </w:rPr>
              <w:t>ribeiro</w:t>
            </w:r>
          </w:p>
          <w:p w14:paraId="5D9AA0F8" w14:textId="77777777" w:rsidR="002C2276" w:rsidRDefault="002C2276" w:rsidP="001445D0">
            <w:pPr>
              <w:jc w:val="center"/>
              <w:rPr>
                <w:bCs/>
                <w:iCs/>
              </w:rPr>
            </w:pPr>
            <w:r>
              <w:rPr>
                <w:bCs/>
                <w:iCs/>
              </w:rPr>
              <w:t>alves</w:t>
            </w:r>
          </w:p>
          <w:p w14:paraId="00BB9485" w14:textId="7BA0F438" w:rsidR="002C2276" w:rsidRPr="001445D0" w:rsidRDefault="002C2276" w:rsidP="001445D0">
            <w:pPr>
              <w:jc w:val="center"/>
              <w:rPr>
                <w:bCs/>
                <w:iCs/>
              </w:rPr>
            </w:pPr>
            <w:r>
              <w:rPr>
                <w:bCs/>
                <w:iCs/>
              </w:rPr>
              <w:t>moreira</w:t>
            </w:r>
          </w:p>
        </w:tc>
        <w:tc>
          <w:tcPr>
            <w:tcW w:w="0" w:type="auto"/>
            <w:tcBorders>
              <w:top w:val="single" w:sz="4" w:space="0" w:color="auto"/>
              <w:bottom w:val="single" w:sz="4" w:space="0" w:color="auto"/>
            </w:tcBorders>
            <w:hideMark/>
          </w:tcPr>
          <w:p w14:paraId="1D65E08A" w14:textId="77777777" w:rsidR="001445D0" w:rsidRDefault="004C2143" w:rsidP="001445D0">
            <w:pPr>
              <w:jc w:val="center"/>
              <w:rPr>
                <w:bCs/>
                <w:iCs/>
              </w:rPr>
            </w:pPr>
            <w:r w:rsidRPr="001445D0">
              <w:rPr>
                <w:bCs/>
                <w:iCs/>
              </w:rPr>
              <w:t>porosidade</w:t>
            </w:r>
          </w:p>
          <w:p w14:paraId="181756BA" w14:textId="77777777" w:rsidR="002C2276" w:rsidRDefault="002C2276" w:rsidP="001445D0">
            <w:pPr>
              <w:jc w:val="center"/>
              <w:rPr>
                <w:bCs/>
                <w:iCs/>
              </w:rPr>
            </w:pPr>
            <w:r>
              <w:rPr>
                <w:bCs/>
                <w:iCs/>
              </w:rPr>
              <w:t>geradora</w:t>
            </w:r>
          </w:p>
          <w:p w14:paraId="373D5FB9" w14:textId="2F3BAB7D" w:rsidR="002C2276" w:rsidRPr="001445D0" w:rsidRDefault="002C2276" w:rsidP="001445D0">
            <w:pPr>
              <w:jc w:val="center"/>
              <w:rPr>
                <w:bCs/>
                <w:iCs/>
              </w:rPr>
            </w:pPr>
            <w:r>
              <w:rPr>
                <w:bCs/>
                <w:iCs/>
              </w:rPr>
              <w:t>porosa</w:t>
            </w:r>
          </w:p>
        </w:tc>
        <w:tc>
          <w:tcPr>
            <w:tcW w:w="0" w:type="auto"/>
            <w:tcBorders>
              <w:top w:val="single" w:sz="4" w:space="0" w:color="auto"/>
              <w:bottom w:val="single" w:sz="4" w:space="0" w:color="auto"/>
            </w:tcBorders>
            <w:hideMark/>
          </w:tcPr>
          <w:p w14:paraId="21118809" w14:textId="77777777" w:rsidR="001445D0" w:rsidRDefault="004C2143" w:rsidP="001445D0">
            <w:pPr>
              <w:jc w:val="center"/>
              <w:rPr>
                <w:bCs/>
                <w:iCs/>
              </w:rPr>
            </w:pPr>
            <w:r w:rsidRPr="001445D0">
              <w:rPr>
                <w:bCs/>
                <w:iCs/>
              </w:rPr>
              <w:t>rochamatriz</w:t>
            </w:r>
          </w:p>
          <w:p w14:paraId="6DBBF41B" w14:textId="77777777" w:rsidR="002C2276" w:rsidRDefault="002C2276" w:rsidP="001445D0">
            <w:pPr>
              <w:jc w:val="center"/>
              <w:rPr>
                <w:bCs/>
                <w:iCs/>
              </w:rPr>
            </w:pPr>
            <w:r>
              <w:rPr>
                <w:bCs/>
                <w:iCs/>
              </w:rPr>
              <w:t>olheorocha</w:t>
            </w:r>
          </w:p>
          <w:p w14:paraId="488E18E5" w14:textId="1D8184DE" w:rsidR="002C2276" w:rsidRPr="001445D0" w:rsidRDefault="002C2276" w:rsidP="001445D0">
            <w:pPr>
              <w:jc w:val="center"/>
              <w:rPr>
                <w:bCs/>
                <w:iCs/>
              </w:rPr>
            </w:pPr>
            <w:r>
              <w:rPr>
                <w:bCs/>
                <w:iCs/>
              </w:rPr>
              <w:t>rochafonte</w:t>
            </w:r>
          </w:p>
        </w:tc>
        <w:tc>
          <w:tcPr>
            <w:tcW w:w="0" w:type="auto"/>
            <w:tcBorders>
              <w:top w:val="single" w:sz="4" w:space="0" w:color="auto"/>
              <w:bottom w:val="single" w:sz="4" w:space="0" w:color="auto"/>
            </w:tcBorders>
            <w:hideMark/>
          </w:tcPr>
          <w:p w14:paraId="2EF6B9CA" w14:textId="77777777" w:rsidR="002C2276" w:rsidRDefault="002C2276" w:rsidP="001445D0">
            <w:pPr>
              <w:jc w:val="center"/>
              <w:rPr>
                <w:bCs/>
                <w:iCs/>
              </w:rPr>
            </w:pPr>
            <w:r>
              <w:rPr>
                <w:bCs/>
                <w:iCs/>
              </w:rPr>
              <w:t>catole</w:t>
            </w:r>
          </w:p>
          <w:p w14:paraId="78CE65DC" w14:textId="54B7EC72" w:rsidR="002C2276" w:rsidRDefault="002C2276" w:rsidP="001445D0">
            <w:pPr>
              <w:jc w:val="center"/>
              <w:rPr>
                <w:bCs/>
                <w:iCs/>
              </w:rPr>
            </w:pPr>
            <w:r>
              <w:rPr>
                <w:bCs/>
                <w:iCs/>
              </w:rPr>
              <w:t>idalina</w:t>
            </w:r>
          </w:p>
          <w:p w14:paraId="0E5DE296" w14:textId="549D2200" w:rsidR="002C2276" w:rsidRPr="001445D0" w:rsidRDefault="004C2143" w:rsidP="002C2276">
            <w:pPr>
              <w:jc w:val="center"/>
              <w:rPr>
                <w:bCs/>
                <w:iCs/>
              </w:rPr>
            </w:pPr>
            <w:r w:rsidRPr="001445D0">
              <w:rPr>
                <w:bCs/>
                <w:iCs/>
              </w:rPr>
              <w:t>porosidade</w:t>
            </w:r>
          </w:p>
        </w:tc>
      </w:tr>
      <w:tr w:rsidR="001445D0" w:rsidRPr="001445D0" w14:paraId="0A553787" w14:textId="77777777" w:rsidTr="00080B35">
        <w:trPr>
          <w:trHeight w:hRule="exact" w:val="794"/>
          <w:jc w:val="center"/>
        </w:trPr>
        <w:tc>
          <w:tcPr>
            <w:tcW w:w="0" w:type="auto"/>
            <w:tcBorders>
              <w:top w:val="single" w:sz="4" w:space="0" w:color="auto"/>
              <w:bottom w:val="single" w:sz="4" w:space="0" w:color="auto"/>
            </w:tcBorders>
            <w:vAlign w:val="center"/>
            <w:hideMark/>
          </w:tcPr>
          <w:p w14:paraId="637A3ACF" w14:textId="6B9DBC8C" w:rsidR="001445D0" w:rsidRPr="001445D0" w:rsidRDefault="004C2143" w:rsidP="001445D0">
            <w:pPr>
              <w:jc w:val="center"/>
              <w:rPr>
                <w:b/>
                <w:bCs/>
                <w:i/>
                <w:iCs/>
              </w:rPr>
            </w:pPr>
            <w:r w:rsidRPr="001445D0">
              <w:rPr>
                <w:b/>
                <w:bCs/>
                <w:i/>
                <w:iCs/>
              </w:rPr>
              <w:t>falha</w:t>
            </w:r>
          </w:p>
        </w:tc>
        <w:tc>
          <w:tcPr>
            <w:tcW w:w="0" w:type="auto"/>
            <w:tcBorders>
              <w:top w:val="single" w:sz="4" w:space="0" w:color="auto"/>
              <w:bottom w:val="single" w:sz="4" w:space="0" w:color="auto"/>
            </w:tcBorders>
            <w:hideMark/>
          </w:tcPr>
          <w:p w14:paraId="6232C15B" w14:textId="77777777" w:rsidR="001445D0" w:rsidRDefault="004C2143" w:rsidP="001445D0">
            <w:pPr>
              <w:jc w:val="center"/>
              <w:rPr>
                <w:bCs/>
                <w:iCs/>
              </w:rPr>
            </w:pPr>
            <w:r w:rsidRPr="001445D0">
              <w:rPr>
                <w:bCs/>
                <w:iCs/>
              </w:rPr>
              <w:t>pane</w:t>
            </w:r>
          </w:p>
          <w:p w14:paraId="1A374DF9" w14:textId="77777777" w:rsidR="002C2276" w:rsidRDefault="002C2276" w:rsidP="001445D0">
            <w:pPr>
              <w:jc w:val="center"/>
              <w:rPr>
                <w:bCs/>
                <w:iCs/>
              </w:rPr>
            </w:pPr>
            <w:r>
              <w:rPr>
                <w:bCs/>
                <w:iCs/>
              </w:rPr>
              <w:t>avaria</w:t>
            </w:r>
          </w:p>
          <w:p w14:paraId="632F098A" w14:textId="0AF55FD3" w:rsidR="002C2276" w:rsidRPr="001445D0" w:rsidRDefault="00DC0B0C" w:rsidP="001445D0">
            <w:pPr>
              <w:jc w:val="center"/>
              <w:rPr>
                <w:bCs/>
                <w:iCs/>
              </w:rPr>
            </w:pPr>
            <w:r>
              <w:rPr>
                <w:bCs/>
                <w:iCs/>
              </w:rPr>
              <w:t>desatençã</w:t>
            </w:r>
            <w:r w:rsidR="002C2276">
              <w:rPr>
                <w:bCs/>
                <w:iCs/>
              </w:rPr>
              <w:t>o</w:t>
            </w:r>
          </w:p>
        </w:tc>
        <w:tc>
          <w:tcPr>
            <w:tcW w:w="0" w:type="auto"/>
            <w:tcBorders>
              <w:top w:val="single" w:sz="4" w:space="0" w:color="auto"/>
              <w:bottom w:val="single" w:sz="4" w:space="0" w:color="auto"/>
            </w:tcBorders>
            <w:hideMark/>
          </w:tcPr>
          <w:p w14:paraId="22F97B40" w14:textId="1F4D084F" w:rsidR="002C2276" w:rsidRDefault="002C2276" w:rsidP="001445D0">
            <w:pPr>
              <w:jc w:val="center"/>
              <w:rPr>
                <w:bCs/>
                <w:iCs/>
              </w:rPr>
            </w:pPr>
            <w:r>
              <w:rPr>
                <w:bCs/>
                <w:iCs/>
              </w:rPr>
              <w:t>falhamento</w:t>
            </w:r>
          </w:p>
          <w:p w14:paraId="69448B20" w14:textId="4514D904" w:rsidR="002C2276" w:rsidRDefault="002C2276" w:rsidP="001445D0">
            <w:pPr>
              <w:jc w:val="center"/>
              <w:rPr>
                <w:bCs/>
                <w:iCs/>
              </w:rPr>
            </w:pPr>
            <w:r>
              <w:rPr>
                <w:bCs/>
                <w:iCs/>
              </w:rPr>
              <w:t>alinhamento</w:t>
            </w:r>
          </w:p>
          <w:p w14:paraId="1E8DD404" w14:textId="31BFB7C3" w:rsidR="001445D0" w:rsidRPr="001445D0" w:rsidRDefault="004C2143" w:rsidP="001445D0">
            <w:pPr>
              <w:jc w:val="center"/>
              <w:rPr>
                <w:bCs/>
                <w:iCs/>
              </w:rPr>
            </w:pPr>
            <w:r w:rsidRPr="001445D0">
              <w:rPr>
                <w:bCs/>
                <w:iCs/>
              </w:rPr>
              <w:t>descontinuidade</w:t>
            </w:r>
          </w:p>
        </w:tc>
        <w:tc>
          <w:tcPr>
            <w:tcW w:w="0" w:type="auto"/>
            <w:tcBorders>
              <w:top w:val="single" w:sz="4" w:space="0" w:color="auto"/>
              <w:bottom w:val="single" w:sz="4" w:space="0" w:color="auto"/>
            </w:tcBorders>
            <w:hideMark/>
          </w:tcPr>
          <w:p w14:paraId="76E7A61F" w14:textId="77777777" w:rsidR="001445D0" w:rsidRDefault="004C2143" w:rsidP="001445D0">
            <w:pPr>
              <w:jc w:val="center"/>
              <w:rPr>
                <w:bCs/>
                <w:iCs/>
              </w:rPr>
            </w:pPr>
            <w:r w:rsidRPr="001445D0">
              <w:rPr>
                <w:bCs/>
                <w:iCs/>
              </w:rPr>
              <w:t>falhas</w:t>
            </w:r>
          </w:p>
          <w:p w14:paraId="28DF6C8B" w14:textId="77777777" w:rsidR="002604D9" w:rsidRDefault="002604D9" w:rsidP="001445D0">
            <w:pPr>
              <w:jc w:val="center"/>
              <w:rPr>
                <w:bCs/>
                <w:iCs/>
              </w:rPr>
            </w:pPr>
            <w:r>
              <w:rPr>
                <w:bCs/>
                <w:iCs/>
              </w:rPr>
              <w:t>falhada</w:t>
            </w:r>
          </w:p>
          <w:p w14:paraId="420B71F9" w14:textId="41B6DA90" w:rsidR="00A60F1F" w:rsidRPr="001445D0" w:rsidRDefault="00A60F1F" w:rsidP="001445D0">
            <w:pPr>
              <w:jc w:val="center"/>
              <w:rPr>
                <w:bCs/>
                <w:iCs/>
              </w:rPr>
            </w:pPr>
            <w:r>
              <w:rPr>
                <w:bCs/>
                <w:iCs/>
              </w:rPr>
              <w:t>falhamento</w:t>
            </w:r>
          </w:p>
        </w:tc>
        <w:tc>
          <w:tcPr>
            <w:tcW w:w="0" w:type="auto"/>
            <w:tcBorders>
              <w:top w:val="single" w:sz="4" w:space="0" w:color="auto"/>
              <w:bottom w:val="single" w:sz="4" w:space="0" w:color="auto"/>
            </w:tcBorders>
            <w:hideMark/>
          </w:tcPr>
          <w:p w14:paraId="7A9F1152" w14:textId="77777777" w:rsidR="001445D0" w:rsidRDefault="004C2143" w:rsidP="001445D0">
            <w:pPr>
              <w:jc w:val="center"/>
              <w:rPr>
                <w:bCs/>
                <w:iCs/>
              </w:rPr>
            </w:pPr>
            <w:r w:rsidRPr="001445D0">
              <w:rPr>
                <w:bCs/>
                <w:iCs/>
              </w:rPr>
              <w:t>falhas</w:t>
            </w:r>
          </w:p>
          <w:p w14:paraId="43C95C4C" w14:textId="77777777" w:rsidR="00DC0B0C" w:rsidRDefault="00DC0B0C" w:rsidP="001445D0">
            <w:pPr>
              <w:jc w:val="center"/>
              <w:rPr>
                <w:bCs/>
                <w:iCs/>
              </w:rPr>
            </w:pPr>
            <w:r>
              <w:rPr>
                <w:bCs/>
                <w:iCs/>
              </w:rPr>
              <w:t>matacatu</w:t>
            </w:r>
          </w:p>
          <w:p w14:paraId="4C20331A" w14:textId="69BF5A7B" w:rsidR="00DC0B0C" w:rsidRPr="001445D0" w:rsidRDefault="00DC0B0C" w:rsidP="001445D0">
            <w:pPr>
              <w:jc w:val="center"/>
              <w:rPr>
                <w:bCs/>
                <w:iCs/>
              </w:rPr>
            </w:pPr>
            <w:r>
              <w:rPr>
                <w:bCs/>
                <w:iCs/>
              </w:rPr>
              <w:t>maragogipe</w:t>
            </w:r>
          </w:p>
        </w:tc>
      </w:tr>
      <w:tr w:rsidR="00461D1E" w:rsidRPr="001445D0" w14:paraId="2EAB3341" w14:textId="77777777" w:rsidTr="00080B35">
        <w:trPr>
          <w:cnfStyle w:val="000000100000" w:firstRow="0" w:lastRow="0" w:firstColumn="0" w:lastColumn="0" w:oddVBand="0" w:evenVBand="0" w:oddHBand="1" w:evenHBand="0" w:firstRowFirstColumn="0" w:firstRowLastColumn="0" w:lastRowFirstColumn="0" w:lastRowLastColumn="0"/>
          <w:trHeight w:hRule="exact" w:val="794"/>
          <w:jc w:val="center"/>
        </w:trPr>
        <w:tc>
          <w:tcPr>
            <w:tcW w:w="0" w:type="auto"/>
            <w:tcBorders>
              <w:top w:val="single" w:sz="4" w:space="0" w:color="auto"/>
              <w:bottom w:val="single" w:sz="4" w:space="0" w:color="auto"/>
            </w:tcBorders>
            <w:vAlign w:val="center"/>
            <w:hideMark/>
          </w:tcPr>
          <w:p w14:paraId="023FE9AC" w14:textId="2C714394" w:rsidR="001445D0" w:rsidRPr="001445D0" w:rsidRDefault="004C2143" w:rsidP="001445D0">
            <w:pPr>
              <w:jc w:val="center"/>
              <w:rPr>
                <w:b/>
                <w:bCs/>
                <w:i/>
                <w:iCs/>
              </w:rPr>
            </w:pPr>
            <w:r w:rsidRPr="001445D0">
              <w:rPr>
                <w:b/>
                <w:bCs/>
                <w:i/>
                <w:iCs/>
              </w:rPr>
              <w:t>duto</w:t>
            </w:r>
          </w:p>
        </w:tc>
        <w:tc>
          <w:tcPr>
            <w:tcW w:w="0" w:type="auto"/>
            <w:tcBorders>
              <w:top w:val="single" w:sz="4" w:space="0" w:color="auto"/>
              <w:bottom w:val="single" w:sz="4" w:space="0" w:color="auto"/>
            </w:tcBorders>
            <w:hideMark/>
          </w:tcPr>
          <w:p w14:paraId="3420AEED" w14:textId="77777777" w:rsidR="001445D0" w:rsidRDefault="004C2143" w:rsidP="001445D0">
            <w:pPr>
              <w:jc w:val="center"/>
              <w:rPr>
                <w:bCs/>
                <w:iCs/>
              </w:rPr>
            </w:pPr>
            <w:r w:rsidRPr="001445D0">
              <w:rPr>
                <w:bCs/>
                <w:iCs/>
              </w:rPr>
              <w:t>tubo</w:t>
            </w:r>
          </w:p>
          <w:p w14:paraId="021AEF73" w14:textId="77777777" w:rsidR="00DC0B0C" w:rsidRDefault="00DC0B0C" w:rsidP="001445D0">
            <w:pPr>
              <w:jc w:val="center"/>
              <w:rPr>
                <w:bCs/>
                <w:iCs/>
              </w:rPr>
            </w:pPr>
            <w:r>
              <w:rPr>
                <w:bCs/>
                <w:iCs/>
              </w:rPr>
              <w:t>aquecedor</w:t>
            </w:r>
          </w:p>
          <w:p w14:paraId="68F424BA" w14:textId="7A10F75F" w:rsidR="00DC0B0C" w:rsidRPr="001445D0" w:rsidRDefault="00DC0B0C" w:rsidP="001445D0">
            <w:pPr>
              <w:jc w:val="center"/>
              <w:rPr>
                <w:bCs/>
                <w:iCs/>
              </w:rPr>
            </w:pPr>
            <w:r>
              <w:rPr>
                <w:bCs/>
                <w:iCs/>
              </w:rPr>
              <w:t>orifício</w:t>
            </w:r>
          </w:p>
        </w:tc>
        <w:tc>
          <w:tcPr>
            <w:tcW w:w="0" w:type="auto"/>
            <w:tcBorders>
              <w:top w:val="single" w:sz="4" w:space="0" w:color="auto"/>
              <w:bottom w:val="single" w:sz="4" w:space="0" w:color="auto"/>
            </w:tcBorders>
            <w:hideMark/>
          </w:tcPr>
          <w:p w14:paraId="1EF8F832" w14:textId="77777777" w:rsidR="001445D0" w:rsidRDefault="004C2143" w:rsidP="001445D0">
            <w:pPr>
              <w:jc w:val="center"/>
              <w:rPr>
                <w:bCs/>
                <w:iCs/>
              </w:rPr>
            </w:pPr>
            <w:r w:rsidRPr="001445D0">
              <w:rPr>
                <w:bCs/>
                <w:iCs/>
              </w:rPr>
              <w:t>oleoduto</w:t>
            </w:r>
          </w:p>
          <w:p w14:paraId="35AFF692" w14:textId="77777777" w:rsidR="00DC0B0C" w:rsidRDefault="00DC0B0C" w:rsidP="001445D0">
            <w:pPr>
              <w:jc w:val="center"/>
              <w:rPr>
                <w:bCs/>
                <w:iCs/>
              </w:rPr>
            </w:pPr>
            <w:r>
              <w:rPr>
                <w:bCs/>
                <w:iCs/>
              </w:rPr>
              <w:t>tubulacao</w:t>
            </w:r>
          </w:p>
          <w:p w14:paraId="7931EB15" w14:textId="450DABF1" w:rsidR="00DC0B0C" w:rsidRPr="001445D0" w:rsidRDefault="00DC0B0C" w:rsidP="001445D0">
            <w:pPr>
              <w:jc w:val="center"/>
              <w:rPr>
                <w:bCs/>
                <w:iCs/>
              </w:rPr>
            </w:pPr>
            <w:r>
              <w:rPr>
                <w:bCs/>
                <w:iCs/>
              </w:rPr>
              <w:t>cilindro</w:t>
            </w:r>
          </w:p>
        </w:tc>
        <w:tc>
          <w:tcPr>
            <w:tcW w:w="0" w:type="auto"/>
            <w:tcBorders>
              <w:top w:val="single" w:sz="4" w:space="0" w:color="auto"/>
              <w:bottom w:val="single" w:sz="4" w:space="0" w:color="auto"/>
            </w:tcBorders>
            <w:hideMark/>
          </w:tcPr>
          <w:p w14:paraId="14F397A7" w14:textId="77777777" w:rsidR="001445D0" w:rsidRDefault="004C2143" w:rsidP="001445D0">
            <w:pPr>
              <w:jc w:val="center"/>
              <w:rPr>
                <w:bCs/>
                <w:iCs/>
              </w:rPr>
            </w:pPr>
            <w:r w:rsidRPr="001445D0">
              <w:rPr>
                <w:bCs/>
                <w:iCs/>
              </w:rPr>
              <w:t>oleoduto</w:t>
            </w:r>
          </w:p>
          <w:p w14:paraId="2348EF36" w14:textId="77777777" w:rsidR="00DC0B0C" w:rsidRDefault="00DC0B0C" w:rsidP="001445D0">
            <w:pPr>
              <w:jc w:val="center"/>
              <w:rPr>
                <w:bCs/>
                <w:iCs/>
              </w:rPr>
            </w:pPr>
            <w:r>
              <w:rPr>
                <w:bCs/>
                <w:iCs/>
              </w:rPr>
              <w:t>gasoduto</w:t>
            </w:r>
          </w:p>
          <w:p w14:paraId="0B146A9C" w14:textId="1F17F9AC" w:rsidR="00DC0B0C" w:rsidRPr="001445D0" w:rsidRDefault="00DC0B0C" w:rsidP="001445D0">
            <w:pPr>
              <w:jc w:val="center"/>
              <w:rPr>
                <w:bCs/>
                <w:iCs/>
              </w:rPr>
            </w:pPr>
            <w:r>
              <w:rPr>
                <w:bCs/>
                <w:iCs/>
              </w:rPr>
              <w:t>percurso</w:t>
            </w:r>
          </w:p>
        </w:tc>
        <w:tc>
          <w:tcPr>
            <w:tcW w:w="0" w:type="auto"/>
            <w:tcBorders>
              <w:top w:val="single" w:sz="4" w:space="0" w:color="auto"/>
              <w:bottom w:val="single" w:sz="4" w:space="0" w:color="auto"/>
            </w:tcBorders>
            <w:hideMark/>
          </w:tcPr>
          <w:p w14:paraId="028BF869" w14:textId="77777777" w:rsidR="001445D0" w:rsidRDefault="004C2143" w:rsidP="001445D0">
            <w:pPr>
              <w:jc w:val="center"/>
              <w:rPr>
                <w:bCs/>
                <w:iCs/>
              </w:rPr>
            </w:pPr>
            <w:r w:rsidRPr="001445D0">
              <w:rPr>
                <w:bCs/>
                <w:iCs/>
              </w:rPr>
              <w:t>trecho</w:t>
            </w:r>
          </w:p>
          <w:p w14:paraId="4FD6C532" w14:textId="77777777" w:rsidR="00DC0B0C" w:rsidRDefault="00DC0B0C" w:rsidP="001445D0">
            <w:pPr>
              <w:jc w:val="center"/>
              <w:rPr>
                <w:bCs/>
                <w:iCs/>
              </w:rPr>
            </w:pPr>
            <w:r>
              <w:rPr>
                <w:bCs/>
                <w:iCs/>
              </w:rPr>
              <w:t>diametro</w:t>
            </w:r>
          </w:p>
          <w:p w14:paraId="294A9E64" w14:textId="5AE4B3C9" w:rsidR="00DC0B0C" w:rsidRPr="001445D0" w:rsidRDefault="00DC0B0C" w:rsidP="001445D0">
            <w:pPr>
              <w:jc w:val="center"/>
              <w:rPr>
                <w:bCs/>
                <w:iCs/>
              </w:rPr>
            </w:pPr>
            <w:r>
              <w:rPr>
                <w:bCs/>
                <w:iCs/>
              </w:rPr>
              <w:t>biapoiado</w:t>
            </w:r>
          </w:p>
        </w:tc>
      </w:tr>
      <w:tr w:rsidR="001445D0" w:rsidRPr="001445D0" w14:paraId="31B92679" w14:textId="77777777" w:rsidTr="00080B35">
        <w:trPr>
          <w:trHeight w:hRule="exact" w:val="794"/>
          <w:jc w:val="center"/>
        </w:trPr>
        <w:tc>
          <w:tcPr>
            <w:tcW w:w="0" w:type="auto"/>
            <w:tcBorders>
              <w:top w:val="single" w:sz="4" w:space="0" w:color="auto"/>
              <w:bottom w:val="single" w:sz="4" w:space="0" w:color="auto"/>
            </w:tcBorders>
            <w:vAlign w:val="center"/>
            <w:hideMark/>
          </w:tcPr>
          <w:p w14:paraId="78D9FEAE" w14:textId="3765C0D3" w:rsidR="001445D0" w:rsidRPr="001445D0" w:rsidRDefault="004C2143" w:rsidP="001445D0">
            <w:pPr>
              <w:jc w:val="center"/>
              <w:rPr>
                <w:b/>
                <w:bCs/>
                <w:i/>
                <w:iCs/>
              </w:rPr>
            </w:pPr>
            <w:r w:rsidRPr="001445D0">
              <w:rPr>
                <w:b/>
                <w:bCs/>
                <w:i/>
                <w:iCs/>
              </w:rPr>
              <w:t>óleo</w:t>
            </w:r>
          </w:p>
        </w:tc>
        <w:tc>
          <w:tcPr>
            <w:tcW w:w="0" w:type="auto"/>
            <w:tcBorders>
              <w:top w:val="single" w:sz="4" w:space="0" w:color="auto"/>
              <w:bottom w:val="single" w:sz="4" w:space="0" w:color="auto"/>
            </w:tcBorders>
            <w:hideMark/>
          </w:tcPr>
          <w:p w14:paraId="49D3C00F" w14:textId="77777777" w:rsidR="001445D0" w:rsidRDefault="004C2143" w:rsidP="001445D0">
            <w:pPr>
              <w:jc w:val="center"/>
              <w:rPr>
                <w:bCs/>
                <w:iCs/>
              </w:rPr>
            </w:pPr>
            <w:r w:rsidRPr="001445D0">
              <w:rPr>
                <w:bCs/>
                <w:iCs/>
              </w:rPr>
              <w:t>sabão</w:t>
            </w:r>
          </w:p>
          <w:p w14:paraId="46BB2231" w14:textId="77777777" w:rsidR="00DC0B0C" w:rsidRDefault="00DC0B0C" w:rsidP="001445D0">
            <w:pPr>
              <w:jc w:val="center"/>
              <w:rPr>
                <w:bCs/>
                <w:iCs/>
              </w:rPr>
            </w:pPr>
            <w:r>
              <w:rPr>
                <w:bCs/>
                <w:iCs/>
              </w:rPr>
              <w:t>alcatrão</w:t>
            </w:r>
          </w:p>
          <w:p w14:paraId="5E0C50A5" w14:textId="60D77050" w:rsidR="00DC0B0C" w:rsidRPr="001445D0" w:rsidRDefault="00DC0B0C" w:rsidP="001445D0">
            <w:pPr>
              <w:jc w:val="center"/>
              <w:rPr>
                <w:bCs/>
                <w:iCs/>
              </w:rPr>
            </w:pPr>
            <w:r>
              <w:rPr>
                <w:bCs/>
                <w:iCs/>
              </w:rPr>
              <w:t>alumínio</w:t>
            </w:r>
          </w:p>
        </w:tc>
        <w:tc>
          <w:tcPr>
            <w:tcW w:w="0" w:type="auto"/>
            <w:tcBorders>
              <w:top w:val="single" w:sz="4" w:space="0" w:color="auto"/>
              <w:bottom w:val="single" w:sz="4" w:space="0" w:color="auto"/>
            </w:tcBorders>
            <w:hideMark/>
          </w:tcPr>
          <w:p w14:paraId="24171B80" w14:textId="77777777" w:rsidR="001445D0" w:rsidRDefault="004C2143" w:rsidP="001445D0">
            <w:pPr>
              <w:jc w:val="center"/>
              <w:rPr>
                <w:bCs/>
                <w:iCs/>
              </w:rPr>
            </w:pPr>
            <w:r w:rsidRPr="001445D0">
              <w:rPr>
                <w:bCs/>
                <w:iCs/>
              </w:rPr>
              <w:t>petroleo</w:t>
            </w:r>
          </w:p>
          <w:p w14:paraId="3D8EA982" w14:textId="77777777" w:rsidR="00DC0B0C" w:rsidRDefault="00DC0B0C" w:rsidP="001445D0">
            <w:pPr>
              <w:jc w:val="center"/>
              <w:rPr>
                <w:bCs/>
                <w:iCs/>
              </w:rPr>
            </w:pPr>
            <w:r>
              <w:rPr>
                <w:bCs/>
                <w:iCs/>
              </w:rPr>
              <w:t>vazar</w:t>
            </w:r>
          </w:p>
          <w:p w14:paraId="197EB877" w14:textId="64093F27" w:rsidR="00DC0B0C" w:rsidRPr="001445D0" w:rsidRDefault="00DC0B0C" w:rsidP="001445D0">
            <w:pPr>
              <w:jc w:val="center"/>
              <w:rPr>
                <w:bCs/>
                <w:iCs/>
              </w:rPr>
            </w:pPr>
            <w:r>
              <w:rPr>
                <w:bCs/>
                <w:iCs/>
              </w:rPr>
              <w:t>liquido</w:t>
            </w:r>
          </w:p>
        </w:tc>
        <w:tc>
          <w:tcPr>
            <w:tcW w:w="0" w:type="auto"/>
            <w:tcBorders>
              <w:top w:val="single" w:sz="4" w:space="0" w:color="auto"/>
              <w:bottom w:val="single" w:sz="4" w:space="0" w:color="auto"/>
            </w:tcBorders>
            <w:hideMark/>
          </w:tcPr>
          <w:p w14:paraId="4C84AC7F" w14:textId="77777777" w:rsidR="001445D0" w:rsidRDefault="004C2143" w:rsidP="001445D0">
            <w:pPr>
              <w:jc w:val="center"/>
              <w:rPr>
                <w:bCs/>
                <w:iCs/>
              </w:rPr>
            </w:pPr>
            <w:r w:rsidRPr="001445D0">
              <w:rPr>
                <w:bCs/>
                <w:iCs/>
              </w:rPr>
              <w:t>gasoleo</w:t>
            </w:r>
          </w:p>
          <w:p w14:paraId="1276A889" w14:textId="77777777" w:rsidR="00DC0B0C" w:rsidRDefault="00DC0B0C" w:rsidP="001445D0">
            <w:pPr>
              <w:jc w:val="center"/>
              <w:rPr>
                <w:bCs/>
                <w:iCs/>
              </w:rPr>
            </w:pPr>
            <w:r>
              <w:rPr>
                <w:bCs/>
                <w:iCs/>
              </w:rPr>
              <w:t>oleosa</w:t>
            </w:r>
          </w:p>
          <w:p w14:paraId="2D775DA3" w14:textId="60BAB229" w:rsidR="00DC0B0C" w:rsidRPr="001445D0" w:rsidRDefault="00DC0B0C" w:rsidP="001445D0">
            <w:pPr>
              <w:jc w:val="center"/>
              <w:rPr>
                <w:bCs/>
                <w:iCs/>
              </w:rPr>
            </w:pPr>
            <w:r>
              <w:rPr>
                <w:bCs/>
                <w:iCs/>
              </w:rPr>
              <w:t>oleoso</w:t>
            </w:r>
          </w:p>
        </w:tc>
        <w:tc>
          <w:tcPr>
            <w:tcW w:w="0" w:type="auto"/>
            <w:tcBorders>
              <w:top w:val="single" w:sz="4" w:space="0" w:color="auto"/>
              <w:bottom w:val="single" w:sz="4" w:space="0" w:color="auto"/>
            </w:tcBorders>
            <w:hideMark/>
          </w:tcPr>
          <w:p w14:paraId="28DF9AA8" w14:textId="77777777" w:rsidR="00DC0B0C" w:rsidRDefault="004C2143" w:rsidP="00DC0B0C">
            <w:pPr>
              <w:jc w:val="center"/>
              <w:rPr>
                <w:bCs/>
                <w:iCs/>
              </w:rPr>
            </w:pPr>
            <w:r w:rsidRPr="001445D0">
              <w:rPr>
                <w:bCs/>
                <w:iCs/>
              </w:rPr>
              <w:t>agua</w:t>
            </w:r>
          </w:p>
          <w:p w14:paraId="714531C4" w14:textId="77777777" w:rsidR="00DC0B0C" w:rsidRDefault="00DC0B0C" w:rsidP="00DC0B0C">
            <w:pPr>
              <w:jc w:val="center"/>
              <w:rPr>
                <w:bCs/>
                <w:iCs/>
              </w:rPr>
            </w:pPr>
            <w:r>
              <w:rPr>
                <w:bCs/>
                <w:iCs/>
              </w:rPr>
              <w:t>diesel</w:t>
            </w:r>
          </w:p>
          <w:p w14:paraId="574FF6BA" w14:textId="6020D4BF" w:rsidR="00DC0B0C" w:rsidRPr="001445D0" w:rsidRDefault="00DC0B0C" w:rsidP="00DC0B0C">
            <w:pPr>
              <w:jc w:val="center"/>
              <w:rPr>
                <w:bCs/>
                <w:iCs/>
              </w:rPr>
            </w:pPr>
            <w:r>
              <w:rPr>
                <w:bCs/>
                <w:iCs/>
              </w:rPr>
              <w:t>volume</w:t>
            </w:r>
          </w:p>
        </w:tc>
      </w:tr>
      <w:tr w:rsidR="00461D1E" w:rsidRPr="001445D0" w14:paraId="62C3808B" w14:textId="77777777" w:rsidTr="00080B35">
        <w:trPr>
          <w:cnfStyle w:val="000000100000" w:firstRow="0" w:lastRow="0" w:firstColumn="0" w:lastColumn="0" w:oddVBand="0" w:evenVBand="0" w:oddHBand="1" w:evenHBand="0" w:firstRowFirstColumn="0" w:firstRowLastColumn="0" w:lastRowFirstColumn="0" w:lastRowLastColumn="0"/>
          <w:trHeight w:hRule="exact" w:val="794"/>
          <w:jc w:val="center"/>
        </w:trPr>
        <w:tc>
          <w:tcPr>
            <w:tcW w:w="0" w:type="auto"/>
            <w:tcBorders>
              <w:top w:val="single" w:sz="4" w:space="0" w:color="auto"/>
              <w:bottom w:val="single" w:sz="4" w:space="0" w:color="auto"/>
            </w:tcBorders>
            <w:vAlign w:val="center"/>
            <w:hideMark/>
          </w:tcPr>
          <w:p w14:paraId="2705AED3" w14:textId="20CC5589" w:rsidR="001445D0" w:rsidRPr="001445D0" w:rsidRDefault="004C2143" w:rsidP="00DC0B0C">
            <w:pPr>
              <w:jc w:val="center"/>
              <w:rPr>
                <w:b/>
                <w:bCs/>
                <w:i/>
                <w:iCs/>
              </w:rPr>
            </w:pPr>
            <w:r w:rsidRPr="001445D0">
              <w:rPr>
                <w:b/>
                <w:bCs/>
                <w:i/>
                <w:iCs/>
              </w:rPr>
              <w:t>choke</w:t>
            </w:r>
          </w:p>
        </w:tc>
        <w:tc>
          <w:tcPr>
            <w:tcW w:w="0" w:type="auto"/>
            <w:tcBorders>
              <w:top w:val="single" w:sz="4" w:space="0" w:color="auto"/>
              <w:bottom w:val="single" w:sz="4" w:space="0" w:color="auto"/>
            </w:tcBorders>
            <w:hideMark/>
          </w:tcPr>
          <w:p w14:paraId="5AA53093" w14:textId="77777777" w:rsidR="001445D0" w:rsidRDefault="004C2143" w:rsidP="001445D0">
            <w:pPr>
              <w:jc w:val="center"/>
              <w:rPr>
                <w:bCs/>
                <w:iCs/>
              </w:rPr>
            </w:pPr>
            <w:r w:rsidRPr="001445D0">
              <w:rPr>
                <w:bCs/>
                <w:iCs/>
              </w:rPr>
              <w:t>defying</w:t>
            </w:r>
          </w:p>
          <w:p w14:paraId="6FFA7DA7" w14:textId="77777777" w:rsidR="00DC0B0C" w:rsidRDefault="00DC0B0C" w:rsidP="001445D0">
            <w:pPr>
              <w:jc w:val="center"/>
              <w:rPr>
                <w:bCs/>
                <w:iCs/>
              </w:rPr>
            </w:pPr>
            <w:r>
              <w:rPr>
                <w:bCs/>
                <w:iCs/>
              </w:rPr>
              <w:t>remorse</w:t>
            </w:r>
          </w:p>
          <w:p w14:paraId="20109757" w14:textId="7C09CDA4" w:rsidR="00DC0B0C" w:rsidRPr="001445D0" w:rsidRDefault="00DC0B0C" w:rsidP="001445D0">
            <w:pPr>
              <w:jc w:val="center"/>
              <w:rPr>
                <w:bCs/>
                <w:iCs/>
              </w:rPr>
            </w:pPr>
            <w:r>
              <w:rPr>
                <w:bCs/>
                <w:iCs/>
              </w:rPr>
              <w:t>disciple</w:t>
            </w:r>
          </w:p>
        </w:tc>
        <w:tc>
          <w:tcPr>
            <w:tcW w:w="0" w:type="auto"/>
            <w:tcBorders>
              <w:top w:val="single" w:sz="4" w:space="0" w:color="auto"/>
              <w:bottom w:val="single" w:sz="4" w:space="0" w:color="auto"/>
            </w:tcBorders>
            <w:hideMark/>
          </w:tcPr>
          <w:p w14:paraId="51EF19BB" w14:textId="77777777" w:rsidR="00DC0B0C" w:rsidRDefault="00DC0B0C" w:rsidP="001445D0">
            <w:pPr>
              <w:jc w:val="center"/>
              <w:rPr>
                <w:bCs/>
                <w:iCs/>
              </w:rPr>
            </w:pPr>
            <w:r>
              <w:rPr>
                <w:bCs/>
                <w:iCs/>
              </w:rPr>
              <w:t>succao</w:t>
            </w:r>
          </w:p>
          <w:p w14:paraId="2AB5C502" w14:textId="042C73D1" w:rsidR="001445D0" w:rsidRDefault="004C2143" w:rsidP="001445D0">
            <w:pPr>
              <w:jc w:val="center"/>
              <w:rPr>
                <w:bCs/>
                <w:iCs/>
              </w:rPr>
            </w:pPr>
            <w:r w:rsidRPr="001445D0">
              <w:rPr>
                <w:bCs/>
                <w:iCs/>
              </w:rPr>
              <w:t>valvula</w:t>
            </w:r>
          </w:p>
          <w:p w14:paraId="3863DAB7" w14:textId="526D765C" w:rsidR="00DC0B0C" w:rsidRDefault="00DC0B0C" w:rsidP="001445D0">
            <w:pPr>
              <w:jc w:val="center"/>
              <w:rPr>
                <w:bCs/>
                <w:iCs/>
              </w:rPr>
            </w:pPr>
            <w:r>
              <w:rPr>
                <w:bCs/>
                <w:iCs/>
              </w:rPr>
              <w:t>bop</w:t>
            </w:r>
          </w:p>
          <w:p w14:paraId="378AB168" w14:textId="027702DF" w:rsidR="00DC0B0C" w:rsidRPr="001445D0" w:rsidRDefault="00DC0B0C" w:rsidP="001445D0">
            <w:pPr>
              <w:jc w:val="center"/>
              <w:rPr>
                <w:bCs/>
                <w:iCs/>
              </w:rPr>
            </w:pPr>
          </w:p>
        </w:tc>
        <w:tc>
          <w:tcPr>
            <w:tcW w:w="0" w:type="auto"/>
            <w:tcBorders>
              <w:top w:val="single" w:sz="4" w:space="0" w:color="auto"/>
              <w:bottom w:val="single" w:sz="4" w:space="0" w:color="auto"/>
            </w:tcBorders>
            <w:hideMark/>
          </w:tcPr>
          <w:p w14:paraId="5B0D7C59" w14:textId="77777777" w:rsidR="00DC0B0C" w:rsidRDefault="00DC0B0C" w:rsidP="001445D0">
            <w:pPr>
              <w:jc w:val="center"/>
              <w:rPr>
                <w:bCs/>
                <w:iCs/>
              </w:rPr>
            </w:pPr>
            <w:r>
              <w:rPr>
                <w:bCs/>
                <w:iCs/>
              </w:rPr>
              <w:t>stemout</w:t>
            </w:r>
          </w:p>
          <w:p w14:paraId="3DA2AACF" w14:textId="77777777" w:rsidR="001445D0" w:rsidRDefault="004C2143" w:rsidP="001445D0">
            <w:pPr>
              <w:jc w:val="center"/>
              <w:rPr>
                <w:bCs/>
                <w:iCs/>
              </w:rPr>
            </w:pPr>
            <w:r w:rsidRPr="001445D0">
              <w:rPr>
                <w:bCs/>
                <w:iCs/>
              </w:rPr>
              <w:t>bop</w:t>
            </w:r>
          </w:p>
          <w:p w14:paraId="5EC4C396" w14:textId="31071078" w:rsidR="00DC0B0C" w:rsidRPr="001445D0" w:rsidRDefault="00DC0B0C" w:rsidP="001445D0">
            <w:pPr>
              <w:jc w:val="center"/>
              <w:rPr>
                <w:bCs/>
                <w:iCs/>
              </w:rPr>
            </w:pPr>
            <w:r>
              <w:rPr>
                <w:bCs/>
                <w:iCs/>
              </w:rPr>
              <w:t>pumpout</w:t>
            </w:r>
          </w:p>
        </w:tc>
        <w:tc>
          <w:tcPr>
            <w:tcW w:w="0" w:type="auto"/>
            <w:tcBorders>
              <w:top w:val="single" w:sz="4" w:space="0" w:color="auto"/>
              <w:bottom w:val="single" w:sz="4" w:space="0" w:color="auto"/>
            </w:tcBorders>
            <w:hideMark/>
          </w:tcPr>
          <w:p w14:paraId="09C355B1" w14:textId="77777777" w:rsidR="001445D0" w:rsidRDefault="004C2143" w:rsidP="001445D0">
            <w:pPr>
              <w:jc w:val="center"/>
              <w:rPr>
                <w:bCs/>
                <w:iCs/>
              </w:rPr>
            </w:pPr>
            <w:r w:rsidRPr="001445D0">
              <w:rPr>
                <w:bCs/>
                <w:iCs/>
              </w:rPr>
              <w:t>valvula</w:t>
            </w:r>
          </w:p>
          <w:p w14:paraId="1BF98EE1" w14:textId="77777777" w:rsidR="00DC0B0C" w:rsidRDefault="00DC0B0C" w:rsidP="001445D0">
            <w:pPr>
              <w:jc w:val="center"/>
              <w:rPr>
                <w:bCs/>
                <w:iCs/>
              </w:rPr>
            </w:pPr>
            <w:r>
              <w:rPr>
                <w:bCs/>
                <w:iCs/>
              </w:rPr>
              <w:t>estrangulador</w:t>
            </w:r>
          </w:p>
          <w:p w14:paraId="3D904568" w14:textId="5673B310" w:rsidR="00DC0B0C" w:rsidRPr="001445D0" w:rsidRDefault="00DC0B0C" w:rsidP="001445D0">
            <w:pPr>
              <w:jc w:val="center"/>
              <w:rPr>
                <w:bCs/>
                <w:iCs/>
              </w:rPr>
            </w:pPr>
            <w:r>
              <w:rPr>
                <w:bCs/>
                <w:iCs/>
              </w:rPr>
              <w:t>bloqueio</w:t>
            </w:r>
          </w:p>
        </w:tc>
      </w:tr>
      <w:tr w:rsidR="001445D0" w:rsidRPr="001445D0" w14:paraId="1D0A30C3" w14:textId="77777777" w:rsidTr="00080B35">
        <w:trPr>
          <w:trHeight w:hRule="exact" w:val="794"/>
          <w:jc w:val="center"/>
        </w:trPr>
        <w:tc>
          <w:tcPr>
            <w:tcW w:w="0" w:type="auto"/>
            <w:tcBorders>
              <w:top w:val="single" w:sz="4" w:space="0" w:color="auto"/>
              <w:bottom w:val="single" w:sz="4" w:space="0" w:color="auto"/>
            </w:tcBorders>
            <w:vAlign w:val="center"/>
            <w:hideMark/>
          </w:tcPr>
          <w:p w14:paraId="01274591" w14:textId="5587C264" w:rsidR="001445D0" w:rsidRPr="001445D0" w:rsidRDefault="004C2143" w:rsidP="001445D0">
            <w:pPr>
              <w:jc w:val="center"/>
              <w:rPr>
                <w:b/>
                <w:bCs/>
                <w:i/>
                <w:iCs/>
              </w:rPr>
            </w:pPr>
            <w:r w:rsidRPr="001445D0">
              <w:rPr>
                <w:b/>
                <w:bCs/>
                <w:i/>
                <w:iCs/>
              </w:rPr>
              <w:t>árvore</w:t>
            </w:r>
          </w:p>
        </w:tc>
        <w:tc>
          <w:tcPr>
            <w:tcW w:w="0" w:type="auto"/>
            <w:tcBorders>
              <w:top w:val="single" w:sz="4" w:space="0" w:color="auto"/>
              <w:bottom w:val="single" w:sz="4" w:space="0" w:color="auto"/>
            </w:tcBorders>
            <w:hideMark/>
          </w:tcPr>
          <w:p w14:paraId="5A588D15" w14:textId="77777777" w:rsidR="001445D0" w:rsidRDefault="004C2143" w:rsidP="001445D0">
            <w:pPr>
              <w:jc w:val="center"/>
              <w:rPr>
                <w:bCs/>
                <w:iCs/>
              </w:rPr>
            </w:pPr>
            <w:r w:rsidRPr="001445D0">
              <w:rPr>
                <w:bCs/>
                <w:iCs/>
              </w:rPr>
              <w:t>planta</w:t>
            </w:r>
          </w:p>
          <w:p w14:paraId="0D2010E4" w14:textId="77777777" w:rsidR="007D1786" w:rsidRDefault="007D1786" w:rsidP="001445D0">
            <w:pPr>
              <w:jc w:val="center"/>
              <w:rPr>
                <w:bCs/>
                <w:iCs/>
              </w:rPr>
            </w:pPr>
            <w:r>
              <w:rPr>
                <w:bCs/>
                <w:iCs/>
              </w:rPr>
              <w:t>trepadeira</w:t>
            </w:r>
          </w:p>
          <w:p w14:paraId="5AA482D2" w14:textId="11D827A3" w:rsidR="007D1786" w:rsidRPr="001445D0" w:rsidRDefault="007D1786" w:rsidP="001445D0">
            <w:pPr>
              <w:jc w:val="center"/>
              <w:rPr>
                <w:bCs/>
                <w:iCs/>
              </w:rPr>
            </w:pPr>
            <w:r>
              <w:rPr>
                <w:bCs/>
                <w:iCs/>
              </w:rPr>
              <w:t>frondosa</w:t>
            </w:r>
          </w:p>
        </w:tc>
        <w:tc>
          <w:tcPr>
            <w:tcW w:w="0" w:type="auto"/>
            <w:tcBorders>
              <w:top w:val="single" w:sz="4" w:space="0" w:color="auto"/>
              <w:bottom w:val="single" w:sz="4" w:space="0" w:color="auto"/>
            </w:tcBorders>
            <w:hideMark/>
          </w:tcPr>
          <w:p w14:paraId="1E62D4E7" w14:textId="77777777" w:rsidR="001445D0" w:rsidRDefault="004C2143" w:rsidP="001445D0">
            <w:pPr>
              <w:jc w:val="center"/>
              <w:rPr>
                <w:bCs/>
                <w:iCs/>
              </w:rPr>
            </w:pPr>
            <w:r w:rsidRPr="001445D0">
              <w:rPr>
                <w:bCs/>
                <w:iCs/>
              </w:rPr>
              <w:t>anm</w:t>
            </w:r>
          </w:p>
          <w:p w14:paraId="499EF633" w14:textId="77777777" w:rsidR="007D1786" w:rsidRDefault="007D1786" w:rsidP="001445D0">
            <w:pPr>
              <w:jc w:val="center"/>
              <w:rPr>
                <w:bCs/>
                <w:iCs/>
              </w:rPr>
            </w:pPr>
            <w:r>
              <w:rPr>
                <w:bCs/>
                <w:iCs/>
              </w:rPr>
              <w:t>semisubmersivel</w:t>
            </w:r>
          </w:p>
          <w:p w14:paraId="743BA680" w14:textId="69C16043" w:rsidR="007D1786" w:rsidRPr="001445D0" w:rsidRDefault="007D1786" w:rsidP="001445D0">
            <w:pPr>
              <w:jc w:val="center"/>
              <w:rPr>
                <w:bCs/>
                <w:iCs/>
              </w:rPr>
            </w:pPr>
            <w:r>
              <w:rPr>
                <w:bCs/>
                <w:iCs/>
              </w:rPr>
              <w:t>submarina</w:t>
            </w:r>
          </w:p>
        </w:tc>
        <w:tc>
          <w:tcPr>
            <w:tcW w:w="0" w:type="auto"/>
            <w:tcBorders>
              <w:top w:val="single" w:sz="4" w:space="0" w:color="auto"/>
              <w:bottom w:val="single" w:sz="4" w:space="0" w:color="auto"/>
            </w:tcBorders>
            <w:hideMark/>
          </w:tcPr>
          <w:p w14:paraId="285E9E9C" w14:textId="77777777" w:rsidR="001445D0" w:rsidRDefault="004C2143" w:rsidP="001445D0">
            <w:pPr>
              <w:jc w:val="center"/>
              <w:rPr>
                <w:bCs/>
                <w:iCs/>
              </w:rPr>
            </w:pPr>
            <w:r w:rsidRPr="001445D0">
              <w:rPr>
                <w:bCs/>
                <w:iCs/>
              </w:rPr>
              <w:t>arvoredenatal</w:t>
            </w:r>
          </w:p>
          <w:p w14:paraId="147815FB" w14:textId="77777777" w:rsidR="007D1786" w:rsidRDefault="007D1786" w:rsidP="001445D0">
            <w:pPr>
              <w:jc w:val="center"/>
              <w:rPr>
                <w:bCs/>
                <w:iCs/>
              </w:rPr>
            </w:pPr>
            <w:r>
              <w:rPr>
                <w:bCs/>
                <w:iCs/>
              </w:rPr>
              <w:t>sbm</w:t>
            </w:r>
          </w:p>
          <w:p w14:paraId="2F6F7D9A" w14:textId="4E80B503" w:rsidR="007D1786" w:rsidRPr="001445D0" w:rsidRDefault="007D1786" w:rsidP="001445D0">
            <w:pPr>
              <w:jc w:val="center"/>
              <w:rPr>
                <w:bCs/>
                <w:iCs/>
              </w:rPr>
            </w:pPr>
            <w:r>
              <w:rPr>
                <w:bCs/>
                <w:iCs/>
              </w:rPr>
              <w:t>canhoneio</w:t>
            </w:r>
          </w:p>
        </w:tc>
        <w:tc>
          <w:tcPr>
            <w:tcW w:w="0" w:type="auto"/>
            <w:tcBorders>
              <w:top w:val="single" w:sz="4" w:space="0" w:color="auto"/>
              <w:bottom w:val="single" w:sz="4" w:space="0" w:color="auto"/>
            </w:tcBorders>
            <w:hideMark/>
          </w:tcPr>
          <w:p w14:paraId="32FEEC00" w14:textId="77777777" w:rsidR="007D1786" w:rsidRDefault="007D1786" w:rsidP="001445D0">
            <w:pPr>
              <w:jc w:val="center"/>
              <w:rPr>
                <w:bCs/>
                <w:iCs/>
              </w:rPr>
            </w:pPr>
            <w:r>
              <w:rPr>
                <w:bCs/>
                <w:iCs/>
              </w:rPr>
              <w:t>natal</w:t>
            </w:r>
          </w:p>
          <w:p w14:paraId="609B7C02" w14:textId="7FD44B1D" w:rsidR="001445D0" w:rsidRDefault="004C2143" w:rsidP="001445D0">
            <w:pPr>
              <w:jc w:val="center"/>
              <w:rPr>
                <w:bCs/>
                <w:iCs/>
              </w:rPr>
            </w:pPr>
            <w:r w:rsidRPr="001445D0">
              <w:rPr>
                <w:bCs/>
                <w:iCs/>
              </w:rPr>
              <w:t>molhada</w:t>
            </w:r>
          </w:p>
          <w:p w14:paraId="0E5289CE" w14:textId="7C12AC6D" w:rsidR="007D1786" w:rsidRDefault="007D1786" w:rsidP="001445D0">
            <w:pPr>
              <w:jc w:val="center"/>
              <w:rPr>
                <w:bCs/>
                <w:iCs/>
              </w:rPr>
            </w:pPr>
            <w:r>
              <w:rPr>
                <w:bCs/>
                <w:iCs/>
              </w:rPr>
              <w:t>tree</w:t>
            </w:r>
          </w:p>
          <w:p w14:paraId="63325595" w14:textId="0FB9A92A" w:rsidR="007D1786" w:rsidRPr="001445D0" w:rsidRDefault="007D1786" w:rsidP="001445D0">
            <w:pPr>
              <w:jc w:val="center"/>
              <w:rPr>
                <w:bCs/>
                <w:iCs/>
              </w:rPr>
            </w:pPr>
          </w:p>
        </w:tc>
      </w:tr>
      <w:tr w:rsidR="00461D1E" w:rsidRPr="001445D0" w14:paraId="6A5E841F" w14:textId="77777777" w:rsidTr="00080B35">
        <w:trPr>
          <w:cnfStyle w:val="000000100000" w:firstRow="0" w:lastRow="0" w:firstColumn="0" w:lastColumn="0" w:oddVBand="0" w:evenVBand="0" w:oddHBand="1" w:evenHBand="0" w:firstRowFirstColumn="0" w:firstRowLastColumn="0" w:lastRowFirstColumn="0" w:lastRowLastColumn="0"/>
          <w:trHeight w:hRule="exact" w:val="794"/>
          <w:jc w:val="center"/>
        </w:trPr>
        <w:tc>
          <w:tcPr>
            <w:tcW w:w="0" w:type="auto"/>
            <w:tcBorders>
              <w:top w:val="single" w:sz="4" w:space="0" w:color="auto"/>
              <w:bottom w:val="single" w:sz="4" w:space="0" w:color="auto"/>
            </w:tcBorders>
            <w:vAlign w:val="center"/>
            <w:hideMark/>
          </w:tcPr>
          <w:p w14:paraId="2AFD7771" w14:textId="797AEF12" w:rsidR="001445D0" w:rsidRPr="001445D0" w:rsidRDefault="004C2143" w:rsidP="001445D0">
            <w:pPr>
              <w:jc w:val="center"/>
              <w:rPr>
                <w:b/>
                <w:bCs/>
                <w:i/>
                <w:iCs/>
              </w:rPr>
            </w:pPr>
            <w:r w:rsidRPr="001445D0">
              <w:rPr>
                <w:b/>
                <w:bCs/>
                <w:i/>
                <w:iCs/>
              </w:rPr>
              <w:t>fadiga</w:t>
            </w:r>
          </w:p>
        </w:tc>
        <w:tc>
          <w:tcPr>
            <w:tcW w:w="0" w:type="auto"/>
            <w:tcBorders>
              <w:top w:val="single" w:sz="4" w:space="0" w:color="auto"/>
              <w:bottom w:val="single" w:sz="4" w:space="0" w:color="auto"/>
            </w:tcBorders>
            <w:hideMark/>
          </w:tcPr>
          <w:p w14:paraId="07CCFA73" w14:textId="77777777" w:rsidR="001445D0" w:rsidRDefault="004C2143" w:rsidP="001445D0">
            <w:pPr>
              <w:jc w:val="center"/>
              <w:rPr>
                <w:bCs/>
                <w:iCs/>
              </w:rPr>
            </w:pPr>
            <w:r w:rsidRPr="001445D0">
              <w:rPr>
                <w:bCs/>
                <w:iCs/>
              </w:rPr>
              <w:t>irritabilidade</w:t>
            </w:r>
          </w:p>
          <w:p w14:paraId="50182BBD" w14:textId="77777777" w:rsidR="00917A3E" w:rsidRDefault="00917A3E" w:rsidP="001445D0">
            <w:pPr>
              <w:jc w:val="center"/>
              <w:rPr>
                <w:bCs/>
                <w:iCs/>
              </w:rPr>
            </w:pPr>
            <w:r>
              <w:rPr>
                <w:bCs/>
                <w:iCs/>
              </w:rPr>
              <w:t>sonolencia</w:t>
            </w:r>
          </w:p>
          <w:p w14:paraId="58DBF248" w14:textId="195E848A" w:rsidR="00917A3E" w:rsidRPr="001445D0" w:rsidRDefault="00917A3E" w:rsidP="001445D0">
            <w:pPr>
              <w:jc w:val="center"/>
              <w:rPr>
                <w:bCs/>
                <w:iCs/>
              </w:rPr>
            </w:pPr>
            <w:r>
              <w:rPr>
                <w:bCs/>
                <w:iCs/>
              </w:rPr>
              <w:t>salivacao</w:t>
            </w:r>
          </w:p>
        </w:tc>
        <w:tc>
          <w:tcPr>
            <w:tcW w:w="0" w:type="auto"/>
            <w:tcBorders>
              <w:top w:val="single" w:sz="4" w:space="0" w:color="auto"/>
              <w:bottom w:val="single" w:sz="4" w:space="0" w:color="auto"/>
            </w:tcBorders>
            <w:hideMark/>
          </w:tcPr>
          <w:p w14:paraId="6A79F028" w14:textId="77777777" w:rsidR="00917A3E" w:rsidRDefault="00917A3E" w:rsidP="001445D0">
            <w:pPr>
              <w:jc w:val="center"/>
              <w:rPr>
                <w:bCs/>
                <w:iCs/>
              </w:rPr>
            </w:pPr>
            <w:r>
              <w:rPr>
                <w:bCs/>
                <w:iCs/>
              </w:rPr>
              <w:t>flexao</w:t>
            </w:r>
          </w:p>
          <w:p w14:paraId="1475E6DC" w14:textId="496329AB" w:rsidR="001445D0" w:rsidRDefault="004C2143" w:rsidP="001445D0">
            <w:pPr>
              <w:jc w:val="center"/>
              <w:rPr>
                <w:bCs/>
                <w:iCs/>
              </w:rPr>
            </w:pPr>
            <w:r w:rsidRPr="001445D0">
              <w:rPr>
                <w:bCs/>
                <w:iCs/>
              </w:rPr>
              <w:t>desgaste</w:t>
            </w:r>
          </w:p>
          <w:p w14:paraId="7C425717" w14:textId="27D2B7F4" w:rsidR="00917A3E" w:rsidRDefault="00917A3E" w:rsidP="001445D0">
            <w:pPr>
              <w:jc w:val="center"/>
              <w:rPr>
                <w:bCs/>
                <w:iCs/>
              </w:rPr>
            </w:pPr>
            <w:r>
              <w:rPr>
                <w:bCs/>
                <w:iCs/>
              </w:rPr>
              <w:t>tracao</w:t>
            </w:r>
          </w:p>
          <w:p w14:paraId="08EA91E5" w14:textId="31A14F8F" w:rsidR="00917A3E" w:rsidRPr="001445D0" w:rsidRDefault="00917A3E" w:rsidP="001445D0">
            <w:pPr>
              <w:jc w:val="center"/>
              <w:rPr>
                <w:bCs/>
                <w:iCs/>
              </w:rPr>
            </w:pPr>
          </w:p>
        </w:tc>
        <w:tc>
          <w:tcPr>
            <w:tcW w:w="0" w:type="auto"/>
            <w:tcBorders>
              <w:top w:val="single" w:sz="4" w:space="0" w:color="auto"/>
              <w:bottom w:val="single" w:sz="4" w:space="0" w:color="auto"/>
            </w:tcBorders>
            <w:hideMark/>
          </w:tcPr>
          <w:p w14:paraId="41846A6C" w14:textId="77777777" w:rsidR="001445D0" w:rsidRDefault="004C2143" w:rsidP="001445D0">
            <w:pPr>
              <w:jc w:val="center"/>
              <w:rPr>
                <w:bCs/>
                <w:iCs/>
              </w:rPr>
            </w:pPr>
            <w:r w:rsidRPr="001445D0">
              <w:rPr>
                <w:bCs/>
                <w:iCs/>
              </w:rPr>
              <w:t>trincas</w:t>
            </w:r>
          </w:p>
          <w:p w14:paraId="56CE4D74" w14:textId="77777777" w:rsidR="00917A3E" w:rsidRDefault="00917A3E" w:rsidP="001445D0">
            <w:pPr>
              <w:jc w:val="center"/>
              <w:rPr>
                <w:bCs/>
                <w:iCs/>
              </w:rPr>
            </w:pPr>
            <w:r>
              <w:rPr>
                <w:bCs/>
                <w:iCs/>
              </w:rPr>
              <w:t>trincamento</w:t>
            </w:r>
          </w:p>
          <w:p w14:paraId="29EBBA96" w14:textId="5CCC1629" w:rsidR="00917A3E" w:rsidRPr="001445D0" w:rsidRDefault="00917A3E" w:rsidP="001445D0">
            <w:pPr>
              <w:jc w:val="center"/>
              <w:rPr>
                <w:bCs/>
                <w:iCs/>
              </w:rPr>
            </w:pPr>
            <w:r>
              <w:rPr>
                <w:bCs/>
                <w:iCs/>
              </w:rPr>
              <w:t>tenacidade</w:t>
            </w:r>
          </w:p>
        </w:tc>
        <w:tc>
          <w:tcPr>
            <w:tcW w:w="0" w:type="auto"/>
            <w:tcBorders>
              <w:top w:val="single" w:sz="4" w:space="0" w:color="auto"/>
              <w:bottom w:val="single" w:sz="4" w:space="0" w:color="auto"/>
            </w:tcBorders>
            <w:hideMark/>
          </w:tcPr>
          <w:p w14:paraId="15CC58F6" w14:textId="77777777" w:rsidR="00917A3E" w:rsidRDefault="00917A3E" w:rsidP="001445D0">
            <w:pPr>
              <w:jc w:val="center"/>
              <w:rPr>
                <w:bCs/>
                <w:iCs/>
              </w:rPr>
            </w:pPr>
            <w:r>
              <w:rPr>
                <w:bCs/>
                <w:iCs/>
              </w:rPr>
              <w:t>util</w:t>
            </w:r>
          </w:p>
          <w:p w14:paraId="7F902334" w14:textId="77777777" w:rsidR="001445D0" w:rsidRDefault="00917A3E" w:rsidP="00917A3E">
            <w:pPr>
              <w:jc w:val="center"/>
              <w:rPr>
                <w:bCs/>
                <w:iCs/>
              </w:rPr>
            </w:pPr>
            <w:r>
              <w:rPr>
                <w:bCs/>
                <w:iCs/>
              </w:rPr>
              <w:t>vida</w:t>
            </w:r>
          </w:p>
          <w:p w14:paraId="5361CF67" w14:textId="42FF16DC" w:rsidR="00A61D54" w:rsidRPr="001445D0" w:rsidRDefault="00A61D54" w:rsidP="00917A3E">
            <w:pPr>
              <w:jc w:val="center"/>
              <w:rPr>
                <w:bCs/>
                <w:iCs/>
              </w:rPr>
            </w:pPr>
            <w:r>
              <w:rPr>
                <w:bCs/>
                <w:iCs/>
              </w:rPr>
              <w:t>extremos</w:t>
            </w:r>
          </w:p>
        </w:tc>
      </w:tr>
      <w:tr w:rsidR="001445D0" w:rsidRPr="001445D0" w14:paraId="75CF9AE8" w14:textId="77777777" w:rsidTr="00080B35">
        <w:trPr>
          <w:trHeight w:hRule="exact" w:val="794"/>
          <w:jc w:val="center"/>
        </w:trPr>
        <w:tc>
          <w:tcPr>
            <w:tcW w:w="0" w:type="auto"/>
            <w:tcBorders>
              <w:top w:val="single" w:sz="4" w:space="0" w:color="auto"/>
              <w:bottom w:val="single" w:sz="4" w:space="0" w:color="auto"/>
            </w:tcBorders>
            <w:vAlign w:val="center"/>
            <w:hideMark/>
          </w:tcPr>
          <w:p w14:paraId="46FF9412" w14:textId="571F99A3" w:rsidR="001445D0" w:rsidRPr="001445D0" w:rsidRDefault="004C2143" w:rsidP="001445D0">
            <w:pPr>
              <w:jc w:val="center"/>
              <w:rPr>
                <w:b/>
                <w:bCs/>
                <w:i/>
                <w:iCs/>
              </w:rPr>
            </w:pPr>
            <w:r w:rsidRPr="001445D0">
              <w:rPr>
                <w:b/>
                <w:bCs/>
                <w:i/>
                <w:iCs/>
              </w:rPr>
              <w:t>bop</w:t>
            </w:r>
          </w:p>
        </w:tc>
        <w:tc>
          <w:tcPr>
            <w:tcW w:w="0" w:type="auto"/>
            <w:tcBorders>
              <w:top w:val="single" w:sz="4" w:space="0" w:color="auto"/>
              <w:bottom w:val="single" w:sz="4" w:space="0" w:color="auto"/>
            </w:tcBorders>
            <w:hideMark/>
          </w:tcPr>
          <w:p w14:paraId="0D8129D7" w14:textId="77777777" w:rsidR="001445D0" w:rsidRDefault="004C2143" w:rsidP="001445D0">
            <w:pPr>
              <w:jc w:val="center"/>
              <w:rPr>
                <w:bCs/>
                <w:iCs/>
              </w:rPr>
            </w:pPr>
            <w:r w:rsidRPr="001445D0">
              <w:rPr>
                <w:bCs/>
                <w:iCs/>
              </w:rPr>
              <w:t>blues</w:t>
            </w:r>
          </w:p>
          <w:p w14:paraId="107A5BE9" w14:textId="77777777" w:rsidR="00CF4623" w:rsidRDefault="00CF4623" w:rsidP="001445D0">
            <w:pPr>
              <w:jc w:val="center"/>
              <w:rPr>
                <w:bCs/>
                <w:iCs/>
              </w:rPr>
            </w:pPr>
            <w:r w:rsidRPr="001445D0">
              <w:rPr>
                <w:bCs/>
                <w:iCs/>
              </w:rPr>
              <w:t>funky</w:t>
            </w:r>
          </w:p>
          <w:p w14:paraId="55E04536" w14:textId="2DD0D5A5" w:rsidR="00CF4623" w:rsidRPr="001445D0" w:rsidRDefault="00CF4623" w:rsidP="001445D0">
            <w:pPr>
              <w:jc w:val="center"/>
              <w:rPr>
                <w:bCs/>
                <w:iCs/>
              </w:rPr>
            </w:pPr>
            <w:r>
              <w:rPr>
                <w:bCs/>
                <w:iCs/>
              </w:rPr>
              <w:t>blues-rock</w:t>
            </w:r>
          </w:p>
        </w:tc>
        <w:tc>
          <w:tcPr>
            <w:tcW w:w="0" w:type="auto"/>
            <w:tcBorders>
              <w:top w:val="single" w:sz="4" w:space="0" w:color="auto"/>
              <w:bottom w:val="single" w:sz="4" w:space="0" w:color="auto"/>
            </w:tcBorders>
            <w:hideMark/>
          </w:tcPr>
          <w:p w14:paraId="7611EE65" w14:textId="77777777" w:rsidR="001445D0" w:rsidRDefault="004C2143" w:rsidP="001445D0">
            <w:pPr>
              <w:jc w:val="center"/>
              <w:rPr>
                <w:bCs/>
                <w:iCs/>
              </w:rPr>
            </w:pPr>
            <w:r w:rsidRPr="001445D0">
              <w:rPr>
                <w:bCs/>
                <w:iCs/>
              </w:rPr>
              <w:t>descida</w:t>
            </w:r>
          </w:p>
          <w:p w14:paraId="01E74AB5" w14:textId="77777777" w:rsidR="00CF4623" w:rsidRDefault="00CF4623" w:rsidP="001445D0">
            <w:pPr>
              <w:jc w:val="center"/>
              <w:rPr>
                <w:bCs/>
                <w:iCs/>
              </w:rPr>
            </w:pPr>
            <w:r>
              <w:rPr>
                <w:bCs/>
                <w:iCs/>
              </w:rPr>
              <w:t>camisa</w:t>
            </w:r>
          </w:p>
          <w:p w14:paraId="17CC1E2F" w14:textId="4BF799CB" w:rsidR="00CF4623" w:rsidRPr="001445D0" w:rsidRDefault="00CF4623" w:rsidP="001445D0">
            <w:pPr>
              <w:jc w:val="center"/>
              <w:rPr>
                <w:bCs/>
                <w:iCs/>
              </w:rPr>
            </w:pPr>
            <w:r>
              <w:rPr>
                <w:bCs/>
                <w:iCs/>
              </w:rPr>
              <w:t>haste</w:t>
            </w:r>
          </w:p>
        </w:tc>
        <w:tc>
          <w:tcPr>
            <w:tcW w:w="0" w:type="auto"/>
            <w:tcBorders>
              <w:top w:val="single" w:sz="4" w:space="0" w:color="auto"/>
              <w:bottom w:val="single" w:sz="4" w:space="0" w:color="auto"/>
            </w:tcBorders>
            <w:hideMark/>
          </w:tcPr>
          <w:p w14:paraId="19EF2B18" w14:textId="77777777" w:rsidR="001445D0" w:rsidRDefault="004C2143" w:rsidP="00CF4623">
            <w:pPr>
              <w:jc w:val="center"/>
              <w:rPr>
                <w:bCs/>
                <w:iCs/>
              </w:rPr>
            </w:pPr>
            <w:r w:rsidRPr="001445D0">
              <w:rPr>
                <w:bCs/>
                <w:iCs/>
              </w:rPr>
              <w:t>choke</w:t>
            </w:r>
          </w:p>
          <w:p w14:paraId="711F7A44" w14:textId="77777777" w:rsidR="00CF4623" w:rsidRDefault="00CF4623" w:rsidP="00CF4623">
            <w:pPr>
              <w:jc w:val="center"/>
              <w:rPr>
                <w:bCs/>
                <w:iCs/>
              </w:rPr>
            </w:pPr>
            <w:r>
              <w:rPr>
                <w:bCs/>
                <w:iCs/>
              </w:rPr>
              <w:t>blowoff</w:t>
            </w:r>
          </w:p>
          <w:p w14:paraId="0CAEA454" w14:textId="4BCD2811" w:rsidR="00CF4623" w:rsidRPr="001445D0" w:rsidRDefault="00CF4623" w:rsidP="00CF4623">
            <w:pPr>
              <w:jc w:val="center"/>
              <w:rPr>
                <w:bCs/>
                <w:iCs/>
              </w:rPr>
            </w:pPr>
            <w:r>
              <w:rPr>
                <w:bCs/>
                <w:iCs/>
              </w:rPr>
              <w:t>borbulhador</w:t>
            </w:r>
          </w:p>
        </w:tc>
        <w:tc>
          <w:tcPr>
            <w:tcW w:w="0" w:type="auto"/>
            <w:tcBorders>
              <w:top w:val="single" w:sz="4" w:space="0" w:color="auto"/>
              <w:bottom w:val="single" w:sz="4" w:space="0" w:color="auto"/>
            </w:tcBorders>
            <w:hideMark/>
          </w:tcPr>
          <w:p w14:paraId="79AE4553" w14:textId="77777777" w:rsidR="001445D0" w:rsidRDefault="004C2143" w:rsidP="001445D0">
            <w:pPr>
              <w:jc w:val="center"/>
              <w:rPr>
                <w:bCs/>
                <w:iCs/>
              </w:rPr>
            </w:pPr>
            <w:r w:rsidRPr="001445D0">
              <w:rPr>
                <w:bCs/>
                <w:iCs/>
              </w:rPr>
              <w:t>preventer</w:t>
            </w:r>
          </w:p>
          <w:p w14:paraId="2BECFB7C" w14:textId="77777777" w:rsidR="00CF4623" w:rsidRDefault="00CF4623" w:rsidP="001445D0">
            <w:pPr>
              <w:jc w:val="center"/>
              <w:rPr>
                <w:bCs/>
                <w:iCs/>
              </w:rPr>
            </w:pPr>
            <w:r>
              <w:rPr>
                <w:bCs/>
                <w:iCs/>
              </w:rPr>
              <w:t>gaveta</w:t>
            </w:r>
          </w:p>
          <w:p w14:paraId="22E2E749" w14:textId="768EA851" w:rsidR="00CF4623" w:rsidRPr="001445D0" w:rsidRDefault="00CF4623" w:rsidP="001445D0">
            <w:pPr>
              <w:jc w:val="center"/>
              <w:rPr>
                <w:bCs/>
                <w:iCs/>
              </w:rPr>
            </w:pPr>
            <w:r>
              <w:rPr>
                <w:bCs/>
                <w:iCs/>
              </w:rPr>
              <w:t>blowout</w:t>
            </w:r>
          </w:p>
        </w:tc>
      </w:tr>
      <w:tr w:rsidR="00461D1E" w:rsidRPr="001445D0" w14:paraId="48465F13" w14:textId="77777777" w:rsidTr="00080B35">
        <w:trPr>
          <w:cnfStyle w:val="000000100000" w:firstRow="0" w:lastRow="0" w:firstColumn="0" w:lastColumn="0" w:oddVBand="0" w:evenVBand="0" w:oddHBand="1" w:evenHBand="0" w:firstRowFirstColumn="0" w:firstRowLastColumn="0" w:lastRowFirstColumn="0" w:lastRowLastColumn="0"/>
          <w:trHeight w:hRule="exact" w:val="794"/>
          <w:jc w:val="center"/>
        </w:trPr>
        <w:tc>
          <w:tcPr>
            <w:tcW w:w="0" w:type="auto"/>
            <w:tcBorders>
              <w:top w:val="single" w:sz="4" w:space="0" w:color="auto"/>
              <w:bottom w:val="single" w:sz="4" w:space="0" w:color="auto"/>
            </w:tcBorders>
            <w:vAlign w:val="center"/>
            <w:hideMark/>
          </w:tcPr>
          <w:p w14:paraId="3876A9BF" w14:textId="54503951" w:rsidR="001445D0" w:rsidRPr="001445D0" w:rsidRDefault="004C2143" w:rsidP="001445D0">
            <w:pPr>
              <w:jc w:val="center"/>
              <w:rPr>
                <w:b/>
                <w:bCs/>
                <w:i/>
                <w:iCs/>
              </w:rPr>
            </w:pPr>
            <w:r w:rsidRPr="001445D0">
              <w:rPr>
                <w:b/>
                <w:bCs/>
                <w:i/>
                <w:iCs/>
              </w:rPr>
              <w:t>calado</w:t>
            </w:r>
          </w:p>
        </w:tc>
        <w:tc>
          <w:tcPr>
            <w:tcW w:w="0" w:type="auto"/>
            <w:tcBorders>
              <w:top w:val="single" w:sz="4" w:space="0" w:color="auto"/>
              <w:bottom w:val="single" w:sz="4" w:space="0" w:color="auto"/>
            </w:tcBorders>
            <w:hideMark/>
          </w:tcPr>
          <w:p w14:paraId="3E7AF32E" w14:textId="77777777" w:rsidR="00B823CB" w:rsidRDefault="00B823CB" w:rsidP="001445D0">
            <w:pPr>
              <w:jc w:val="center"/>
              <w:rPr>
                <w:bCs/>
                <w:iCs/>
              </w:rPr>
            </w:pPr>
            <w:r>
              <w:rPr>
                <w:bCs/>
                <w:iCs/>
              </w:rPr>
              <w:t>silvino</w:t>
            </w:r>
          </w:p>
          <w:p w14:paraId="3641E2D8" w14:textId="5B008854" w:rsidR="00B823CB" w:rsidRDefault="00B823CB" w:rsidP="001445D0">
            <w:pPr>
              <w:jc w:val="center"/>
              <w:rPr>
                <w:bCs/>
                <w:iCs/>
              </w:rPr>
            </w:pPr>
            <w:r>
              <w:rPr>
                <w:bCs/>
                <w:iCs/>
              </w:rPr>
              <w:t>revez</w:t>
            </w:r>
          </w:p>
          <w:p w14:paraId="3B5ADAC8" w14:textId="35486B1C" w:rsidR="001445D0" w:rsidRPr="001445D0" w:rsidRDefault="004C2143" w:rsidP="001445D0">
            <w:pPr>
              <w:jc w:val="center"/>
              <w:rPr>
                <w:bCs/>
                <w:iCs/>
              </w:rPr>
            </w:pPr>
            <w:r w:rsidRPr="001445D0">
              <w:rPr>
                <w:bCs/>
                <w:iCs/>
              </w:rPr>
              <w:t>quieto</w:t>
            </w:r>
          </w:p>
        </w:tc>
        <w:tc>
          <w:tcPr>
            <w:tcW w:w="0" w:type="auto"/>
            <w:tcBorders>
              <w:top w:val="single" w:sz="4" w:space="0" w:color="auto"/>
              <w:bottom w:val="single" w:sz="4" w:space="0" w:color="auto"/>
            </w:tcBorders>
            <w:hideMark/>
          </w:tcPr>
          <w:p w14:paraId="56A865B7" w14:textId="77777777" w:rsidR="00B823CB" w:rsidRDefault="00B823CB" w:rsidP="001445D0">
            <w:pPr>
              <w:jc w:val="center"/>
              <w:rPr>
                <w:bCs/>
                <w:iCs/>
              </w:rPr>
            </w:pPr>
            <w:r>
              <w:rPr>
                <w:bCs/>
                <w:iCs/>
              </w:rPr>
              <w:t>costado</w:t>
            </w:r>
          </w:p>
          <w:p w14:paraId="095B443C" w14:textId="77777777" w:rsidR="001445D0" w:rsidRDefault="004C2143" w:rsidP="001445D0">
            <w:pPr>
              <w:jc w:val="center"/>
              <w:rPr>
                <w:bCs/>
                <w:iCs/>
              </w:rPr>
            </w:pPr>
            <w:r w:rsidRPr="001445D0">
              <w:rPr>
                <w:bCs/>
                <w:iCs/>
              </w:rPr>
              <w:t>navio</w:t>
            </w:r>
          </w:p>
          <w:p w14:paraId="2787EEB1" w14:textId="64F94231" w:rsidR="00B823CB" w:rsidRPr="001445D0" w:rsidRDefault="00B823CB" w:rsidP="001445D0">
            <w:pPr>
              <w:jc w:val="center"/>
              <w:rPr>
                <w:bCs/>
                <w:iCs/>
              </w:rPr>
            </w:pPr>
            <w:r>
              <w:rPr>
                <w:bCs/>
                <w:iCs/>
              </w:rPr>
              <w:t>conves</w:t>
            </w:r>
          </w:p>
        </w:tc>
        <w:tc>
          <w:tcPr>
            <w:tcW w:w="0" w:type="auto"/>
            <w:tcBorders>
              <w:top w:val="single" w:sz="4" w:space="0" w:color="auto"/>
              <w:bottom w:val="single" w:sz="4" w:space="0" w:color="auto"/>
            </w:tcBorders>
            <w:hideMark/>
          </w:tcPr>
          <w:p w14:paraId="4F42BB96" w14:textId="77777777" w:rsidR="001445D0" w:rsidRDefault="004C2143" w:rsidP="001445D0">
            <w:pPr>
              <w:jc w:val="center"/>
              <w:rPr>
                <w:bCs/>
                <w:iCs/>
              </w:rPr>
            </w:pPr>
            <w:r w:rsidRPr="001445D0">
              <w:rPr>
                <w:bCs/>
                <w:iCs/>
              </w:rPr>
              <w:t>talado</w:t>
            </w:r>
          </w:p>
          <w:p w14:paraId="05229DA9" w14:textId="77777777" w:rsidR="00B823CB" w:rsidRDefault="00B823CB" w:rsidP="001445D0">
            <w:pPr>
              <w:jc w:val="center"/>
              <w:rPr>
                <w:bCs/>
                <w:iCs/>
              </w:rPr>
            </w:pPr>
            <w:r>
              <w:rPr>
                <w:bCs/>
                <w:iCs/>
              </w:rPr>
              <w:t>callado</w:t>
            </w:r>
          </w:p>
          <w:p w14:paraId="24DCD372" w14:textId="290889D2" w:rsidR="00B823CB" w:rsidRPr="001445D0" w:rsidRDefault="00B823CB" w:rsidP="001445D0">
            <w:pPr>
              <w:jc w:val="center"/>
              <w:rPr>
                <w:bCs/>
                <w:iCs/>
              </w:rPr>
            </w:pPr>
            <w:r>
              <w:rPr>
                <w:bCs/>
                <w:iCs/>
              </w:rPr>
              <w:t>tdo</w:t>
            </w:r>
          </w:p>
        </w:tc>
        <w:tc>
          <w:tcPr>
            <w:tcW w:w="0" w:type="auto"/>
            <w:tcBorders>
              <w:top w:val="single" w:sz="4" w:space="0" w:color="auto"/>
              <w:bottom w:val="single" w:sz="4" w:space="0" w:color="auto"/>
            </w:tcBorders>
            <w:hideMark/>
          </w:tcPr>
          <w:p w14:paraId="6BCD6A5C" w14:textId="77777777" w:rsidR="001445D0" w:rsidRDefault="004C2143" w:rsidP="001445D0">
            <w:pPr>
              <w:jc w:val="center"/>
              <w:rPr>
                <w:bCs/>
                <w:iCs/>
              </w:rPr>
            </w:pPr>
            <w:r w:rsidRPr="001445D0">
              <w:rPr>
                <w:bCs/>
                <w:iCs/>
              </w:rPr>
              <w:t>navio</w:t>
            </w:r>
          </w:p>
          <w:p w14:paraId="629A23F0" w14:textId="77777777" w:rsidR="00B823CB" w:rsidRDefault="00B823CB" w:rsidP="001445D0">
            <w:pPr>
              <w:jc w:val="center"/>
              <w:rPr>
                <w:bCs/>
                <w:iCs/>
              </w:rPr>
            </w:pPr>
            <w:r>
              <w:rPr>
                <w:bCs/>
                <w:iCs/>
              </w:rPr>
              <w:t>milimetros</w:t>
            </w:r>
          </w:p>
          <w:p w14:paraId="46A87968" w14:textId="29344492" w:rsidR="00B823CB" w:rsidRPr="001445D0" w:rsidRDefault="00B823CB" w:rsidP="001445D0">
            <w:pPr>
              <w:jc w:val="center"/>
              <w:rPr>
                <w:bCs/>
                <w:iCs/>
              </w:rPr>
            </w:pPr>
            <w:r>
              <w:rPr>
                <w:bCs/>
                <w:iCs/>
              </w:rPr>
              <w:t>tpb</w:t>
            </w:r>
          </w:p>
        </w:tc>
      </w:tr>
      <w:tr w:rsidR="001445D0" w:rsidRPr="001445D0" w14:paraId="530F8058" w14:textId="77777777" w:rsidTr="00080B35">
        <w:trPr>
          <w:trHeight w:hRule="exact" w:val="794"/>
          <w:jc w:val="center"/>
        </w:trPr>
        <w:tc>
          <w:tcPr>
            <w:tcW w:w="0" w:type="auto"/>
            <w:tcBorders>
              <w:top w:val="single" w:sz="4" w:space="0" w:color="auto"/>
              <w:bottom w:val="single" w:sz="4" w:space="0" w:color="auto"/>
            </w:tcBorders>
            <w:vAlign w:val="center"/>
            <w:hideMark/>
          </w:tcPr>
          <w:p w14:paraId="4EBA4301" w14:textId="72A2CF28" w:rsidR="001445D0" w:rsidRPr="001445D0" w:rsidRDefault="00D46AB4" w:rsidP="001445D0">
            <w:pPr>
              <w:jc w:val="center"/>
              <w:rPr>
                <w:b/>
                <w:bCs/>
                <w:i/>
                <w:iCs/>
              </w:rPr>
            </w:pPr>
            <w:r>
              <w:rPr>
                <w:b/>
                <w:bCs/>
                <w:i/>
                <w:iCs/>
              </w:rPr>
              <w:t>r</w:t>
            </w:r>
            <w:r w:rsidR="004C2143" w:rsidRPr="001445D0">
              <w:rPr>
                <w:b/>
                <w:bCs/>
                <w:i/>
                <w:iCs/>
              </w:rPr>
              <w:t>ao</w:t>
            </w:r>
          </w:p>
        </w:tc>
        <w:tc>
          <w:tcPr>
            <w:tcW w:w="0" w:type="auto"/>
            <w:tcBorders>
              <w:top w:val="single" w:sz="4" w:space="0" w:color="auto"/>
              <w:bottom w:val="single" w:sz="4" w:space="0" w:color="auto"/>
            </w:tcBorders>
            <w:hideMark/>
          </w:tcPr>
          <w:p w14:paraId="43AEBC6C" w14:textId="77777777" w:rsidR="001445D0" w:rsidRDefault="004C2143" w:rsidP="001445D0">
            <w:pPr>
              <w:jc w:val="center"/>
              <w:rPr>
                <w:bCs/>
                <w:iCs/>
              </w:rPr>
            </w:pPr>
            <w:r w:rsidRPr="001445D0">
              <w:rPr>
                <w:bCs/>
                <w:iCs/>
              </w:rPr>
              <w:t>meir</w:t>
            </w:r>
          </w:p>
          <w:p w14:paraId="34E319C0" w14:textId="77777777" w:rsidR="00B823CB" w:rsidRDefault="00B823CB" w:rsidP="001445D0">
            <w:pPr>
              <w:jc w:val="center"/>
              <w:rPr>
                <w:bCs/>
                <w:iCs/>
              </w:rPr>
            </w:pPr>
            <w:r>
              <w:rPr>
                <w:bCs/>
                <w:iCs/>
              </w:rPr>
              <w:t>ghozali</w:t>
            </w:r>
          </w:p>
          <w:p w14:paraId="5AA954CE" w14:textId="6A8873B6" w:rsidR="00B823CB" w:rsidRPr="001445D0" w:rsidRDefault="00B823CB" w:rsidP="001445D0">
            <w:pPr>
              <w:jc w:val="center"/>
              <w:rPr>
                <w:bCs/>
                <w:iCs/>
              </w:rPr>
            </w:pPr>
            <w:r>
              <w:rPr>
                <w:bCs/>
                <w:iCs/>
              </w:rPr>
              <w:t>ouyahia</w:t>
            </w:r>
          </w:p>
        </w:tc>
        <w:tc>
          <w:tcPr>
            <w:tcW w:w="0" w:type="auto"/>
            <w:tcBorders>
              <w:top w:val="single" w:sz="4" w:space="0" w:color="auto"/>
              <w:bottom w:val="single" w:sz="4" w:space="0" w:color="auto"/>
            </w:tcBorders>
            <w:hideMark/>
          </w:tcPr>
          <w:p w14:paraId="3D0852DC" w14:textId="77777777" w:rsidR="00B823CB" w:rsidRDefault="004C2143" w:rsidP="00B823CB">
            <w:pPr>
              <w:jc w:val="center"/>
              <w:rPr>
                <w:bCs/>
                <w:iCs/>
              </w:rPr>
            </w:pPr>
            <w:r w:rsidRPr="001445D0">
              <w:rPr>
                <w:bCs/>
                <w:iCs/>
              </w:rPr>
              <w:t>pitch</w:t>
            </w:r>
          </w:p>
          <w:p w14:paraId="42C4B2C9" w14:textId="77777777" w:rsidR="00B823CB" w:rsidRDefault="004C2143" w:rsidP="00B823CB">
            <w:pPr>
              <w:jc w:val="center"/>
              <w:rPr>
                <w:bCs/>
                <w:iCs/>
              </w:rPr>
            </w:pPr>
            <w:r w:rsidRPr="001445D0">
              <w:rPr>
                <w:bCs/>
                <w:iCs/>
              </w:rPr>
              <w:t>heave</w:t>
            </w:r>
          </w:p>
          <w:p w14:paraId="2D273BB4" w14:textId="5D02780F" w:rsidR="001445D0" w:rsidRPr="001445D0" w:rsidRDefault="004C2143" w:rsidP="00B823CB">
            <w:pPr>
              <w:jc w:val="center"/>
              <w:rPr>
                <w:bCs/>
                <w:iCs/>
              </w:rPr>
            </w:pPr>
            <w:r w:rsidRPr="001445D0">
              <w:rPr>
                <w:bCs/>
                <w:iCs/>
              </w:rPr>
              <w:t>roll</w:t>
            </w:r>
          </w:p>
        </w:tc>
        <w:tc>
          <w:tcPr>
            <w:tcW w:w="0" w:type="auto"/>
            <w:tcBorders>
              <w:top w:val="single" w:sz="4" w:space="0" w:color="auto"/>
              <w:bottom w:val="single" w:sz="4" w:space="0" w:color="auto"/>
            </w:tcBorders>
            <w:hideMark/>
          </w:tcPr>
          <w:p w14:paraId="71DEB1C0" w14:textId="77777777" w:rsidR="001445D0" w:rsidRDefault="004C2143" w:rsidP="001445D0">
            <w:pPr>
              <w:jc w:val="center"/>
              <w:rPr>
                <w:bCs/>
                <w:iCs/>
              </w:rPr>
            </w:pPr>
            <w:r w:rsidRPr="001445D0">
              <w:rPr>
                <w:bCs/>
                <w:iCs/>
              </w:rPr>
              <w:t>arao</w:t>
            </w:r>
          </w:p>
          <w:p w14:paraId="1F22C76B" w14:textId="77777777" w:rsidR="00B823CB" w:rsidRDefault="00B823CB" w:rsidP="001445D0">
            <w:pPr>
              <w:jc w:val="center"/>
              <w:rPr>
                <w:bCs/>
                <w:iCs/>
              </w:rPr>
            </w:pPr>
            <w:r>
              <w:rPr>
                <w:bCs/>
                <w:iCs/>
              </w:rPr>
              <w:t>darao</w:t>
            </w:r>
          </w:p>
          <w:p w14:paraId="552A2C33" w14:textId="301B8DCA" w:rsidR="00B823CB" w:rsidRPr="001445D0" w:rsidRDefault="00B823CB" w:rsidP="001445D0">
            <w:pPr>
              <w:jc w:val="center"/>
              <w:rPr>
                <w:bCs/>
                <w:iCs/>
              </w:rPr>
            </w:pPr>
            <w:r>
              <w:rPr>
                <w:bCs/>
                <w:iCs/>
              </w:rPr>
              <w:t>crao</w:t>
            </w:r>
          </w:p>
        </w:tc>
        <w:tc>
          <w:tcPr>
            <w:tcW w:w="0" w:type="auto"/>
            <w:tcBorders>
              <w:top w:val="single" w:sz="4" w:space="0" w:color="auto"/>
              <w:bottom w:val="single" w:sz="4" w:space="0" w:color="auto"/>
            </w:tcBorders>
            <w:hideMark/>
          </w:tcPr>
          <w:p w14:paraId="6E7E9140" w14:textId="77777777" w:rsidR="00B823CB" w:rsidRDefault="00B823CB" w:rsidP="00B823CB">
            <w:pPr>
              <w:jc w:val="center"/>
              <w:rPr>
                <w:bCs/>
                <w:iCs/>
              </w:rPr>
            </w:pPr>
            <w:r>
              <w:rPr>
                <w:bCs/>
                <w:iCs/>
              </w:rPr>
              <w:t>heave</w:t>
            </w:r>
          </w:p>
          <w:p w14:paraId="07142744" w14:textId="77777777" w:rsidR="001445D0" w:rsidRDefault="004C2143" w:rsidP="00B823CB">
            <w:pPr>
              <w:jc w:val="center"/>
              <w:rPr>
                <w:bCs/>
                <w:iCs/>
              </w:rPr>
            </w:pPr>
            <w:r w:rsidRPr="001445D0">
              <w:rPr>
                <w:bCs/>
                <w:iCs/>
              </w:rPr>
              <w:t>sway</w:t>
            </w:r>
          </w:p>
          <w:p w14:paraId="4DEE8920" w14:textId="442904B7" w:rsidR="00B823CB" w:rsidRPr="001445D0" w:rsidRDefault="00B823CB" w:rsidP="00B823CB">
            <w:pPr>
              <w:jc w:val="center"/>
              <w:rPr>
                <w:bCs/>
                <w:iCs/>
              </w:rPr>
            </w:pPr>
            <w:r>
              <w:rPr>
                <w:bCs/>
                <w:iCs/>
              </w:rPr>
              <w:t>roll</w:t>
            </w:r>
          </w:p>
        </w:tc>
      </w:tr>
      <w:tr w:rsidR="00D46AB4" w:rsidRPr="001445D0" w14:paraId="0274274D" w14:textId="77777777" w:rsidTr="00080B35">
        <w:trPr>
          <w:cnfStyle w:val="000000100000" w:firstRow="0" w:lastRow="0" w:firstColumn="0" w:lastColumn="0" w:oddVBand="0" w:evenVBand="0" w:oddHBand="1" w:evenHBand="0" w:firstRowFirstColumn="0" w:firstRowLastColumn="0" w:lastRowFirstColumn="0" w:lastRowLastColumn="0"/>
          <w:trHeight w:hRule="exact" w:val="794"/>
          <w:jc w:val="center"/>
        </w:trPr>
        <w:tc>
          <w:tcPr>
            <w:tcW w:w="0" w:type="auto"/>
            <w:tcBorders>
              <w:top w:val="single" w:sz="4" w:space="0" w:color="auto"/>
              <w:bottom w:val="single" w:sz="4" w:space="0" w:color="auto"/>
            </w:tcBorders>
            <w:vAlign w:val="center"/>
          </w:tcPr>
          <w:p w14:paraId="401D8D6B" w14:textId="7EABB92D" w:rsidR="00D46AB4" w:rsidRPr="001445D0" w:rsidRDefault="00D46AB4" w:rsidP="001445D0">
            <w:pPr>
              <w:jc w:val="center"/>
              <w:rPr>
                <w:b/>
                <w:bCs/>
                <w:i/>
                <w:iCs/>
              </w:rPr>
            </w:pPr>
            <w:r>
              <w:rPr>
                <w:b/>
                <w:bCs/>
                <w:i/>
                <w:iCs/>
              </w:rPr>
              <w:t>bcs</w:t>
            </w:r>
          </w:p>
        </w:tc>
        <w:tc>
          <w:tcPr>
            <w:tcW w:w="0" w:type="auto"/>
            <w:tcBorders>
              <w:top w:val="single" w:sz="4" w:space="0" w:color="auto"/>
              <w:bottom w:val="single" w:sz="4" w:space="0" w:color="auto"/>
            </w:tcBorders>
          </w:tcPr>
          <w:p w14:paraId="18896A49" w14:textId="77777777" w:rsidR="00D46AB4" w:rsidRDefault="00D46AB4" w:rsidP="001445D0">
            <w:pPr>
              <w:jc w:val="center"/>
              <w:rPr>
                <w:bCs/>
                <w:iCs/>
              </w:rPr>
            </w:pPr>
            <w:r>
              <w:rPr>
                <w:bCs/>
                <w:iCs/>
              </w:rPr>
              <w:t>cfd</w:t>
            </w:r>
          </w:p>
          <w:p w14:paraId="66E802E2" w14:textId="77777777" w:rsidR="00D46AB4" w:rsidRDefault="00D46AB4" w:rsidP="001445D0">
            <w:pPr>
              <w:jc w:val="center"/>
              <w:rPr>
                <w:bCs/>
                <w:iCs/>
              </w:rPr>
            </w:pPr>
            <w:r>
              <w:rPr>
                <w:bCs/>
                <w:iCs/>
              </w:rPr>
              <w:t>nfs</w:t>
            </w:r>
          </w:p>
          <w:p w14:paraId="48C708D4" w14:textId="18C8ABB0" w:rsidR="00D46AB4" w:rsidRPr="001445D0" w:rsidRDefault="00D46AB4" w:rsidP="001445D0">
            <w:pPr>
              <w:jc w:val="center"/>
              <w:rPr>
                <w:bCs/>
                <w:iCs/>
              </w:rPr>
            </w:pPr>
            <w:r>
              <w:rPr>
                <w:bCs/>
                <w:iCs/>
              </w:rPr>
              <w:t>nist</w:t>
            </w:r>
          </w:p>
        </w:tc>
        <w:tc>
          <w:tcPr>
            <w:tcW w:w="0" w:type="auto"/>
            <w:tcBorders>
              <w:top w:val="single" w:sz="4" w:space="0" w:color="auto"/>
              <w:bottom w:val="single" w:sz="4" w:space="0" w:color="auto"/>
            </w:tcBorders>
          </w:tcPr>
          <w:p w14:paraId="09F27BEB" w14:textId="6C49CA2D" w:rsidR="00D46AB4" w:rsidRDefault="00080B35" w:rsidP="00B823CB">
            <w:pPr>
              <w:jc w:val="center"/>
              <w:rPr>
                <w:bCs/>
                <w:iCs/>
              </w:rPr>
            </w:pPr>
            <w:r>
              <w:rPr>
                <w:bCs/>
                <w:iCs/>
              </w:rPr>
              <w:t>centrifugo</w:t>
            </w:r>
          </w:p>
          <w:p w14:paraId="094B4597" w14:textId="77777777" w:rsidR="00D46AB4" w:rsidRDefault="00D46AB4" w:rsidP="00B823CB">
            <w:pPr>
              <w:jc w:val="center"/>
              <w:rPr>
                <w:bCs/>
                <w:iCs/>
              </w:rPr>
            </w:pPr>
            <w:r>
              <w:rPr>
                <w:bCs/>
                <w:iCs/>
              </w:rPr>
              <w:t>equipado</w:t>
            </w:r>
          </w:p>
          <w:p w14:paraId="16AA8762" w14:textId="37411B6E" w:rsidR="00D46AB4" w:rsidRPr="001445D0" w:rsidRDefault="00D46AB4" w:rsidP="00B823CB">
            <w:pPr>
              <w:jc w:val="center"/>
              <w:rPr>
                <w:bCs/>
                <w:iCs/>
              </w:rPr>
            </w:pPr>
            <w:r>
              <w:rPr>
                <w:bCs/>
                <w:iCs/>
              </w:rPr>
              <w:t>bombeamento</w:t>
            </w:r>
          </w:p>
        </w:tc>
        <w:tc>
          <w:tcPr>
            <w:tcW w:w="0" w:type="auto"/>
            <w:tcBorders>
              <w:top w:val="single" w:sz="4" w:space="0" w:color="auto"/>
              <w:bottom w:val="single" w:sz="4" w:space="0" w:color="auto"/>
            </w:tcBorders>
          </w:tcPr>
          <w:p w14:paraId="60AC6D87" w14:textId="77777777" w:rsidR="00D46AB4" w:rsidRDefault="00D46AB4" w:rsidP="001445D0">
            <w:pPr>
              <w:jc w:val="center"/>
              <w:rPr>
                <w:bCs/>
                <w:iCs/>
              </w:rPr>
            </w:pPr>
            <w:r>
              <w:rPr>
                <w:bCs/>
                <w:iCs/>
              </w:rPr>
              <w:t>bcd</w:t>
            </w:r>
          </w:p>
          <w:p w14:paraId="3670D1C9" w14:textId="77777777" w:rsidR="00D46AB4" w:rsidRDefault="00D46AB4" w:rsidP="001445D0">
            <w:pPr>
              <w:jc w:val="center"/>
              <w:rPr>
                <w:bCs/>
                <w:iCs/>
              </w:rPr>
            </w:pPr>
            <w:r>
              <w:rPr>
                <w:bCs/>
                <w:iCs/>
              </w:rPr>
              <w:t>iocs</w:t>
            </w:r>
          </w:p>
          <w:p w14:paraId="27187054" w14:textId="09954A52" w:rsidR="00D46AB4" w:rsidRPr="001445D0" w:rsidRDefault="00D46AB4" w:rsidP="001445D0">
            <w:pPr>
              <w:jc w:val="center"/>
              <w:rPr>
                <w:bCs/>
                <w:iCs/>
              </w:rPr>
            </w:pPr>
            <w:r>
              <w:rPr>
                <w:bCs/>
                <w:iCs/>
              </w:rPr>
              <w:t>dcs</w:t>
            </w:r>
          </w:p>
        </w:tc>
        <w:tc>
          <w:tcPr>
            <w:tcW w:w="0" w:type="auto"/>
            <w:tcBorders>
              <w:top w:val="single" w:sz="4" w:space="0" w:color="auto"/>
              <w:bottom w:val="single" w:sz="4" w:space="0" w:color="auto"/>
            </w:tcBorders>
          </w:tcPr>
          <w:p w14:paraId="07EDBADE" w14:textId="77777777" w:rsidR="00D46AB4" w:rsidRDefault="00D46AB4" w:rsidP="00B823CB">
            <w:pPr>
              <w:jc w:val="center"/>
              <w:rPr>
                <w:bCs/>
                <w:iCs/>
              </w:rPr>
            </w:pPr>
            <w:r>
              <w:rPr>
                <w:bCs/>
                <w:iCs/>
              </w:rPr>
              <w:t>bombeio</w:t>
            </w:r>
          </w:p>
          <w:p w14:paraId="7547B73E" w14:textId="77777777" w:rsidR="00D46AB4" w:rsidRDefault="00D46AB4" w:rsidP="00B823CB">
            <w:pPr>
              <w:jc w:val="center"/>
              <w:rPr>
                <w:bCs/>
                <w:iCs/>
              </w:rPr>
            </w:pPr>
            <w:r>
              <w:rPr>
                <w:bCs/>
                <w:iCs/>
              </w:rPr>
              <w:t>centrifugo</w:t>
            </w:r>
          </w:p>
          <w:p w14:paraId="6F9A030E" w14:textId="57359411" w:rsidR="00D46AB4" w:rsidRDefault="00D46AB4" w:rsidP="00B823CB">
            <w:pPr>
              <w:jc w:val="center"/>
              <w:rPr>
                <w:bCs/>
                <w:iCs/>
              </w:rPr>
            </w:pPr>
            <w:r>
              <w:rPr>
                <w:bCs/>
                <w:iCs/>
              </w:rPr>
              <w:t>submerso</w:t>
            </w:r>
          </w:p>
        </w:tc>
      </w:tr>
    </w:tbl>
    <w:p w14:paraId="1355D3BA" w14:textId="0ACEB39F" w:rsidR="001445D0" w:rsidRDefault="001445D0" w:rsidP="0074100A">
      <w:pPr>
        <w:pStyle w:val="Corpodetexto2"/>
        <w:ind w:firstLine="851"/>
        <w:rPr>
          <w:b w:val="0"/>
          <w:color w:val="auto"/>
          <w:szCs w:val="24"/>
        </w:rPr>
      </w:pPr>
    </w:p>
    <w:p w14:paraId="77F7F90C" w14:textId="3A433455" w:rsidR="00A87270" w:rsidRDefault="00A87270" w:rsidP="00A87270">
      <w:pPr>
        <w:pStyle w:val="Corpodetexto2"/>
        <w:ind w:firstLine="851"/>
        <w:rPr>
          <w:b w:val="0"/>
          <w:color w:val="auto"/>
          <w:szCs w:val="24"/>
        </w:rPr>
      </w:pPr>
      <w:r>
        <w:rPr>
          <w:b w:val="0"/>
          <w:color w:val="auto"/>
          <w:szCs w:val="24"/>
        </w:rPr>
        <w:t xml:space="preserve">Em seguida, </w:t>
      </w:r>
      <w:r w:rsidR="00027680">
        <w:rPr>
          <w:b w:val="0"/>
          <w:color w:val="auto"/>
          <w:szCs w:val="24"/>
        </w:rPr>
        <w:t xml:space="preserve">os resultados foram analisados em diferentes visualizações gráficas, observando-se a estrutura espacial dos vetores gerados para algumas amostras de termos específicos. Inicialmente, selecionou-se </w:t>
      </w:r>
      <w:r>
        <w:rPr>
          <w:b w:val="0"/>
          <w:color w:val="auto"/>
          <w:szCs w:val="24"/>
        </w:rPr>
        <w:t xml:space="preserve">um novo subconjunto de </w:t>
      </w:r>
      <w:r w:rsidR="00027680">
        <w:rPr>
          <w:b w:val="0"/>
          <w:color w:val="auto"/>
          <w:szCs w:val="24"/>
        </w:rPr>
        <w:t>termos técnicos, representando diferentes subdomínios</w:t>
      </w:r>
      <w:r>
        <w:rPr>
          <w:b w:val="0"/>
          <w:color w:val="auto"/>
          <w:szCs w:val="24"/>
        </w:rPr>
        <w:t xml:space="preserve"> </w:t>
      </w:r>
      <w:r w:rsidR="00027680">
        <w:rPr>
          <w:b w:val="0"/>
          <w:color w:val="auto"/>
          <w:szCs w:val="24"/>
        </w:rPr>
        <w:t xml:space="preserve">das áreas de </w:t>
      </w:r>
      <w:r>
        <w:rPr>
          <w:b w:val="0"/>
          <w:color w:val="auto"/>
          <w:szCs w:val="24"/>
        </w:rPr>
        <w:t xml:space="preserve">geociências e O&amp;G, composto </w:t>
      </w:r>
      <w:r w:rsidR="00027680">
        <w:rPr>
          <w:b w:val="0"/>
          <w:color w:val="auto"/>
          <w:szCs w:val="24"/>
        </w:rPr>
        <w:t>por</w:t>
      </w:r>
      <w:r>
        <w:rPr>
          <w:b w:val="0"/>
          <w:color w:val="auto"/>
          <w:szCs w:val="24"/>
        </w:rPr>
        <w:t xml:space="preserve">: </w:t>
      </w:r>
      <w:r w:rsidRPr="00027680">
        <w:rPr>
          <w:b w:val="0"/>
          <w:i/>
          <w:color w:val="auto"/>
          <w:szCs w:val="24"/>
        </w:rPr>
        <w:t xml:space="preserve">'gasolina', 'duto', 'geologia', 'sismica' </w:t>
      </w:r>
      <w:r w:rsidRPr="00027680">
        <w:rPr>
          <w:b w:val="0"/>
          <w:color w:val="auto"/>
          <w:szCs w:val="24"/>
        </w:rPr>
        <w:t>e</w:t>
      </w:r>
      <w:r w:rsidRPr="00027680">
        <w:rPr>
          <w:b w:val="0"/>
          <w:i/>
          <w:color w:val="auto"/>
          <w:szCs w:val="24"/>
        </w:rPr>
        <w:t xml:space="preserve"> 'paleoceno'</w:t>
      </w:r>
      <w:r>
        <w:rPr>
          <w:b w:val="0"/>
          <w:color w:val="auto"/>
          <w:szCs w:val="24"/>
        </w:rPr>
        <w:t xml:space="preserve">. Para cada termo, </w:t>
      </w:r>
      <w:r w:rsidR="00027680">
        <w:rPr>
          <w:b w:val="0"/>
          <w:color w:val="auto"/>
          <w:szCs w:val="24"/>
        </w:rPr>
        <w:t>obtém-se</w:t>
      </w:r>
      <w:r>
        <w:rPr>
          <w:b w:val="0"/>
          <w:color w:val="auto"/>
          <w:szCs w:val="24"/>
        </w:rPr>
        <w:t xml:space="preserve"> os dez elementos vizinhos mais próximos</w:t>
      </w:r>
      <w:r w:rsidR="00F61870">
        <w:rPr>
          <w:b w:val="0"/>
          <w:color w:val="auto"/>
          <w:szCs w:val="24"/>
        </w:rPr>
        <w:t>, utilizando o cálculo da distância cosseno</w:t>
      </w:r>
      <w:r>
        <w:rPr>
          <w:b w:val="0"/>
          <w:color w:val="auto"/>
          <w:szCs w:val="24"/>
        </w:rPr>
        <w:t>. A técnica t</w:t>
      </w:r>
      <w:r w:rsidR="002066B9">
        <w:rPr>
          <w:b w:val="0"/>
          <w:color w:val="auto"/>
          <w:szCs w:val="24"/>
        </w:rPr>
        <w:t>-</w:t>
      </w:r>
      <w:r>
        <w:rPr>
          <w:b w:val="0"/>
          <w:color w:val="auto"/>
          <w:szCs w:val="24"/>
        </w:rPr>
        <w:t>SNE (VAN DER MAATEN e</w:t>
      </w:r>
      <w:r w:rsidRPr="0074100A">
        <w:rPr>
          <w:b w:val="0"/>
          <w:color w:val="auto"/>
          <w:szCs w:val="24"/>
        </w:rPr>
        <w:t xml:space="preserve"> HINTON, 2008) </w:t>
      </w:r>
      <w:r>
        <w:rPr>
          <w:b w:val="0"/>
          <w:color w:val="auto"/>
          <w:szCs w:val="24"/>
        </w:rPr>
        <w:t xml:space="preserve">foi utilizada </w:t>
      </w:r>
      <w:r w:rsidRPr="0074100A">
        <w:rPr>
          <w:b w:val="0"/>
          <w:color w:val="auto"/>
          <w:szCs w:val="24"/>
        </w:rPr>
        <w:t>para diminuir a dimensionalidade des</w:t>
      </w:r>
      <w:r w:rsidR="00405970">
        <w:rPr>
          <w:b w:val="0"/>
          <w:color w:val="auto"/>
          <w:szCs w:val="24"/>
        </w:rPr>
        <w:t>s</w:t>
      </w:r>
      <w:r w:rsidRPr="0074100A">
        <w:rPr>
          <w:b w:val="0"/>
          <w:color w:val="auto"/>
          <w:szCs w:val="24"/>
        </w:rPr>
        <w:t>es vetores de maneira a adequá-los a um gráfico bidimensional</w:t>
      </w:r>
      <w:r>
        <w:rPr>
          <w:b w:val="0"/>
          <w:color w:val="auto"/>
          <w:szCs w:val="24"/>
        </w:rPr>
        <w:t xml:space="preserve">, </w:t>
      </w:r>
      <w:r w:rsidRPr="009A4785">
        <w:rPr>
          <w:b w:val="0"/>
          <w:color w:val="auto"/>
          <w:szCs w:val="24"/>
        </w:rPr>
        <w:t xml:space="preserve">permitindo </w:t>
      </w:r>
      <w:r>
        <w:rPr>
          <w:b w:val="0"/>
          <w:color w:val="auto"/>
          <w:szCs w:val="24"/>
        </w:rPr>
        <w:t xml:space="preserve">preservar </w:t>
      </w:r>
      <w:r w:rsidRPr="009A4785">
        <w:rPr>
          <w:b w:val="0"/>
          <w:color w:val="auto"/>
          <w:szCs w:val="24"/>
        </w:rPr>
        <w:t xml:space="preserve">os agrupamentos de palavras </w:t>
      </w:r>
      <w:r>
        <w:rPr>
          <w:b w:val="0"/>
          <w:color w:val="auto"/>
          <w:szCs w:val="24"/>
        </w:rPr>
        <w:t xml:space="preserve">ao projetá-los no </w:t>
      </w:r>
      <w:r>
        <w:rPr>
          <w:b w:val="0"/>
          <w:color w:val="auto"/>
          <w:szCs w:val="24"/>
        </w:rPr>
        <w:lastRenderedPageBreak/>
        <w:t>subespaço vetorial</w:t>
      </w:r>
      <w:r w:rsidRPr="0074100A">
        <w:rPr>
          <w:b w:val="0"/>
          <w:color w:val="auto"/>
          <w:szCs w:val="24"/>
        </w:rPr>
        <w:t>.</w:t>
      </w:r>
      <w:r>
        <w:rPr>
          <w:b w:val="0"/>
          <w:color w:val="auto"/>
          <w:szCs w:val="24"/>
        </w:rPr>
        <w:t xml:space="preserve"> </w:t>
      </w:r>
      <w:r w:rsidR="00405970">
        <w:rPr>
          <w:b w:val="0"/>
          <w:color w:val="auto"/>
          <w:szCs w:val="24"/>
        </w:rPr>
        <w:t xml:space="preserve">O conjunto de vetores </w:t>
      </w:r>
      <w:r>
        <w:rPr>
          <w:b w:val="0"/>
          <w:color w:val="auto"/>
          <w:szCs w:val="24"/>
        </w:rPr>
        <w:t>fo</w:t>
      </w:r>
      <w:r w:rsidR="00405970">
        <w:rPr>
          <w:b w:val="0"/>
          <w:color w:val="auto"/>
          <w:szCs w:val="24"/>
        </w:rPr>
        <w:t>i processado</w:t>
      </w:r>
      <w:r>
        <w:rPr>
          <w:b w:val="0"/>
          <w:color w:val="auto"/>
          <w:szCs w:val="24"/>
        </w:rPr>
        <w:t xml:space="preserve"> pelo algoritmo de clusterização K</w:t>
      </w:r>
      <w:r w:rsidR="002066B9">
        <w:rPr>
          <w:b w:val="0"/>
          <w:color w:val="auto"/>
          <w:szCs w:val="24"/>
        </w:rPr>
        <w:t>-</w:t>
      </w:r>
      <w:r>
        <w:rPr>
          <w:b w:val="0"/>
          <w:color w:val="auto"/>
          <w:szCs w:val="24"/>
        </w:rPr>
        <w:t xml:space="preserve">Means, e os resultados são apresentados na Figura 1. </w:t>
      </w:r>
      <w:del w:id="25" w:author="Diogo da Silva Magalhaes Gomes" w:date="2018-07-12T09:57:00Z">
        <w:r w:rsidR="001E3D02" w:rsidDel="00657558">
          <w:rPr>
            <w:b w:val="0"/>
            <w:color w:val="auto"/>
            <w:szCs w:val="24"/>
          </w:rPr>
          <w:delText xml:space="preserve">O gráfico </w:delText>
        </w:r>
        <w:r w:rsidR="007B34E2" w:rsidDel="00657558">
          <w:rPr>
            <w:b w:val="0"/>
            <w:color w:val="auto"/>
            <w:szCs w:val="24"/>
          </w:rPr>
          <w:delText xml:space="preserve">confirma a correspondência dos </w:delText>
        </w:r>
        <w:r w:rsidR="007B34E2" w:rsidRPr="00510075" w:rsidDel="00657558">
          <w:rPr>
            <w:b w:val="0"/>
            <w:i/>
            <w:color w:val="auto"/>
            <w:szCs w:val="24"/>
          </w:rPr>
          <w:delText>clusters</w:delText>
        </w:r>
        <w:r w:rsidR="007B34E2" w:rsidDel="00657558">
          <w:rPr>
            <w:b w:val="0"/>
            <w:color w:val="auto"/>
            <w:szCs w:val="24"/>
          </w:rPr>
          <w:delText xml:space="preserve"> obtidos pelo K</w:delText>
        </w:r>
        <w:r w:rsidR="00E62162" w:rsidDel="00657558">
          <w:rPr>
            <w:b w:val="0"/>
            <w:color w:val="auto"/>
            <w:szCs w:val="24"/>
          </w:rPr>
          <w:delText>-</w:delText>
        </w:r>
        <w:r w:rsidR="007B34E2" w:rsidDel="00657558">
          <w:rPr>
            <w:b w:val="0"/>
            <w:color w:val="auto"/>
            <w:szCs w:val="24"/>
          </w:rPr>
          <w:delText>Means com os vizinhos mais próxi</w:delText>
        </w:r>
        <w:r w:rsidR="00864DFD" w:rsidDel="00657558">
          <w:rPr>
            <w:b w:val="0"/>
            <w:color w:val="auto"/>
            <w:szCs w:val="24"/>
          </w:rPr>
          <w:delText>mos a cada termo de referência</w:delText>
        </w:r>
        <w:r w:rsidR="00405970" w:rsidDel="00657558">
          <w:rPr>
            <w:b w:val="0"/>
            <w:color w:val="auto"/>
            <w:szCs w:val="24"/>
          </w:rPr>
          <w:delText>.</w:delText>
        </w:r>
      </w:del>
      <w:r w:rsidR="003F6BE4">
        <w:rPr>
          <w:rStyle w:val="Refdecomentrio"/>
          <w:b w:val="0"/>
          <w:color w:val="auto"/>
          <w:lang w:val="en-US"/>
        </w:rPr>
        <w:commentReference w:id="26"/>
      </w:r>
    </w:p>
    <w:p w14:paraId="31A90FFC" w14:textId="77777777" w:rsidR="002010DD" w:rsidRDefault="002010DD" w:rsidP="00A87270">
      <w:pPr>
        <w:pStyle w:val="Corpodetexto2"/>
        <w:ind w:firstLine="851"/>
        <w:rPr>
          <w:b w:val="0"/>
          <w:color w:val="auto"/>
          <w:szCs w:val="24"/>
        </w:rPr>
      </w:pPr>
    </w:p>
    <w:p w14:paraId="729BF9B5" w14:textId="77777777" w:rsidR="002010DD" w:rsidRPr="00B2384D" w:rsidRDefault="002010DD" w:rsidP="002010DD">
      <w:pPr>
        <w:pStyle w:val="Corpodetexto2"/>
        <w:jc w:val="center"/>
        <w:rPr>
          <w:b w:val="0"/>
          <w:color w:val="auto"/>
          <w:szCs w:val="24"/>
        </w:rPr>
      </w:pPr>
      <w:r>
        <w:rPr>
          <w:noProof/>
          <w:lang w:eastAsia="pt-BR"/>
        </w:rPr>
        <w:drawing>
          <wp:inline distT="0" distB="0" distL="0" distR="0" wp14:anchorId="566B3B08" wp14:editId="6AC4785F">
            <wp:extent cx="3948205" cy="299791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212" cy="3015387"/>
                    </a:xfrm>
                    <a:prstGeom prst="rect">
                      <a:avLst/>
                    </a:prstGeom>
                  </pic:spPr>
                </pic:pic>
              </a:graphicData>
            </a:graphic>
          </wp:inline>
        </w:drawing>
      </w:r>
    </w:p>
    <w:p w14:paraId="5AA5DFB4" w14:textId="77777777" w:rsidR="002010DD" w:rsidRDefault="002010DD" w:rsidP="002010DD">
      <w:pPr>
        <w:pStyle w:val="Legenda"/>
        <w:spacing w:after="0"/>
        <w:rPr>
          <w:b w:val="0"/>
        </w:rPr>
      </w:pPr>
    </w:p>
    <w:p w14:paraId="64C78CA3" w14:textId="0F5ED25C" w:rsidR="002010DD" w:rsidRDefault="002010DD" w:rsidP="002010DD">
      <w:pPr>
        <w:pStyle w:val="Legenda"/>
        <w:spacing w:after="0"/>
        <w:rPr>
          <w:b w:val="0"/>
        </w:rPr>
      </w:pPr>
      <w:r w:rsidRPr="00FA529F">
        <w:rPr>
          <w:b w:val="0"/>
        </w:rPr>
        <w:t xml:space="preserve">Figura </w:t>
      </w:r>
      <w:r w:rsidRPr="00FA529F">
        <w:rPr>
          <w:b w:val="0"/>
        </w:rPr>
        <w:fldChar w:fldCharType="begin"/>
      </w:r>
      <w:r w:rsidRPr="00FA529F">
        <w:rPr>
          <w:b w:val="0"/>
        </w:rPr>
        <w:instrText xml:space="preserve"> SEQ Figura \* ARABIC </w:instrText>
      </w:r>
      <w:r w:rsidRPr="00FA529F">
        <w:rPr>
          <w:b w:val="0"/>
        </w:rPr>
        <w:fldChar w:fldCharType="separate"/>
      </w:r>
      <w:r w:rsidR="000375FE">
        <w:rPr>
          <w:b w:val="0"/>
          <w:noProof/>
        </w:rPr>
        <w:t>1</w:t>
      </w:r>
      <w:r w:rsidRPr="00FA529F">
        <w:rPr>
          <w:b w:val="0"/>
          <w:noProof/>
        </w:rPr>
        <w:fldChar w:fldCharType="end"/>
      </w:r>
      <w:r>
        <w:rPr>
          <w:b w:val="0"/>
          <w:noProof/>
        </w:rPr>
        <w:t>.</w:t>
      </w:r>
      <w:r w:rsidRPr="00FA529F">
        <w:rPr>
          <w:b w:val="0"/>
        </w:rPr>
        <w:t xml:space="preserve"> </w:t>
      </w:r>
      <w:r>
        <w:rPr>
          <w:b w:val="0"/>
        </w:rPr>
        <w:t>Projeção t-SNE para os vizinhos mais próximos aos cinco termos de referência. Nota-se que os termos mais próximos a cada palavra formam agrupamentos, conforme obtido pelo algoritmo K-Means.</w:t>
      </w:r>
    </w:p>
    <w:p w14:paraId="7CDF4765" w14:textId="77777777" w:rsidR="002010DD" w:rsidRDefault="002010DD" w:rsidP="00A87270">
      <w:pPr>
        <w:pStyle w:val="Corpodetexto2"/>
        <w:ind w:firstLine="851"/>
        <w:rPr>
          <w:b w:val="0"/>
          <w:color w:val="auto"/>
          <w:szCs w:val="24"/>
        </w:rPr>
      </w:pPr>
    </w:p>
    <w:p w14:paraId="29C908DE" w14:textId="2B893319" w:rsidR="008A2336" w:rsidRDefault="008A2336" w:rsidP="008A2336">
      <w:pPr>
        <w:pStyle w:val="Corpodetexto2"/>
        <w:ind w:firstLine="851"/>
        <w:rPr>
          <w:b w:val="0"/>
          <w:color w:val="auto"/>
          <w:szCs w:val="24"/>
        </w:rPr>
      </w:pPr>
      <w:r w:rsidRPr="009A4785">
        <w:rPr>
          <w:b w:val="0"/>
          <w:color w:val="auto"/>
          <w:szCs w:val="24"/>
        </w:rPr>
        <w:t>Adicionalmente</w:t>
      </w:r>
      <w:r>
        <w:rPr>
          <w:b w:val="0"/>
          <w:color w:val="auto"/>
          <w:szCs w:val="24"/>
        </w:rPr>
        <w:t xml:space="preserve">, </w:t>
      </w:r>
      <w:r w:rsidRPr="008E33F7">
        <w:rPr>
          <w:b w:val="0"/>
          <w:color w:val="auto"/>
          <w:szCs w:val="24"/>
        </w:rPr>
        <w:t>para uma visualização mais abrangente da representação do vocabulário</w:t>
      </w:r>
      <w:r>
        <w:rPr>
          <w:b w:val="0"/>
          <w:color w:val="auto"/>
          <w:szCs w:val="24"/>
        </w:rPr>
        <w:t>, utilizou-se t</w:t>
      </w:r>
      <w:r w:rsidR="00E62162">
        <w:rPr>
          <w:b w:val="0"/>
          <w:color w:val="auto"/>
          <w:szCs w:val="24"/>
        </w:rPr>
        <w:t>-</w:t>
      </w:r>
      <w:r>
        <w:rPr>
          <w:b w:val="0"/>
          <w:color w:val="auto"/>
          <w:szCs w:val="24"/>
        </w:rPr>
        <w:t xml:space="preserve">SNE para projetar em um gráfico o </w:t>
      </w:r>
      <w:r w:rsidRPr="008E33F7">
        <w:rPr>
          <w:b w:val="0"/>
          <w:color w:val="auto"/>
          <w:szCs w:val="24"/>
        </w:rPr>
        <w:t>subconjunto dos três mil termos mais frequentes do corpus</w:t>
      </w:r>
      <w:r>
        <w:rPr>
          <w:b w:val="0"/>
          <w:color w:val="auto"/>
          <w:szCs w:val="24"/>
        </w:rPr>
        <w:t xml:space="preserve">, conforme apresentado na Figura 2. </w:t>
      </w:r>
      <w:r w:rsidR="00E62162">
        <w:rPr>
          <w:b w:val="0"/>
          <w:color w:val="auto"/>
          <w:szCs w:val="24"/>
        </w:rPr>
        <w:t>Ness</w:t>
      </w:r>
      <w:r w:rsidR="0016686B">
        <w:rPr>
          <w:b w:val="0"/>
          <w:color w:val="auto"/>
          <w:szCs w:val="24"/>
        </w:rPr>
        <w:t xml:space="preserve">e </w:t>
      </w:r>
      <w:r>
        <w:rPr>
          <w:b w:val="0"/>
          <w:color w:val="auto"/>
          <w:szCs w:val="24"/>
        </w:rPr>
        <w:t xml:space="preserve">gráfico, é possível observar a formação de </w:t>
      </w:r>
      <w:r w:rsidR="0016686B">
        <w:rPr>
          <w:b w:val="0"/>
          <w:color w:val="auto"/>
          <w:szCs w:val="24"/>
        </w:rPr>
        <w:t xml:space="preserve">diversos </w:t>
      </w:r>
      <w:r>
        <w:rPr>
          <w:b w:val="0"/>
          <w:color w:val="auto"/>
          <w:szCs w:val="24"/>
        </w:rPr>
        <w:t>agrupamentos de palavras relacionadas no contexto de O&amp;G, com</w:t>
      </w:r>
      <w:r w:rsidR="007B1160">
        <w:rPr>
          <w:b w:val="0"/>
          <w:color w:val="auto"/>
          <w:szCs w:val="24"/>
        </w:rPr>
        <w:t xml:space="preserve"> destaque, </w:t>
      </w:r>
      <w:r>
        <w:rPr>
          <w:b w:val="0"/>
          <w:color w:val="auto"/>
          <w:szCs w:val="24"/>
        </w:rPr>
        <w:t>por exemplo,</w:t>
      </w:r>
      <w:r w:rsidRPr="00541A68">
        <w:rPr>
          <w:b w:val="0"/>
          <w:color w:val="auto"/>
          <w:szCs w:val="24"/>
        </w:rPr>
        <w:t xml:space="preserve"> </w:t>
      </w:r>
      <w:r w:rsidR="007B1160">
        <w:rPr>
          <w:b w:val="0"/>
          <w:color w:val="auto"/>
          <w:szCs w:val="24"/>
        </w:rPr>
        <w:t xml:space="preserve">a </w:t>
      </w:r>
      <w:r w:rsidRPr="00541A68">
        <w:rPr>
          <w:b w:val="0"/>
          <w:color w:val="auto"/>
          <w:szCs w:val="24"/>
        </w:rPr>
        <w:t xml:space="preserve">uma região em que se observa um agrupamento contendo termos relacionados </w:t>
      </w:r>
      <w:r w:rsidR="00EB33AA">
        <w:rPr>
          <w:b w:val="0"/>
          <w:color w:val="auto"/>
          <w:szCs w:val="24"/>
        </w:rPr>
        <w:t>ao processo de refino</w:t>
      </w:r>
      <w:r>
        <w:rPr>
          <w:b w:val="0"/>
          <w:color w:val="auto"/>
          <w:szCs w:val="24"/>
        </w:rPr>
        <w:t xml:space="preserve"> (Figura 2a), e outra região contendo termos </w:t>
      </w:r>
      <w:r w:rsidRPr="00541A68">
        <w:rPr>
          <w:b w:val="0"/>
          <w:color w:val="auto"/>
          <w:szCs w:val="24"/>
        </w:rPr>
        <w:t>relacionados ao conceito de períodos geológicos</w:t>
      </w:r>
      <w:r>
        <w:rPr>
          <w:b w:val="0"/>
          <w:color w:val="auto"/>
          <w:szCs w:val="24"/>
        </w:rPr>
        <w:t xml:space="preserve"> (Figura 2b)</w:t>
      </w:r>
      <w:r w:rsidRPr="00541A68">
        <w:rPr>
          <w:b w:val="0"/>
          <w:color w:val="auto"/>
          <w:szCs w:val="24"/>
        </w:rPr>
        <w:t>.</w:t>
      </w:r>
      <w:r>
        <w:rPr>
          <w:b w:val="0"/>
          <w:color w:val="auto"/>
          <w:szCs w:val="24"/>
        </w:rPr>
        <w:t xml:space="preserve"> </w:t>
      </w:r>
    </w:p>
    <w:p w14:paraId="024ED27A" w14:textId="1E1AEBEB" w:rsidR="004E7446" w:rsidRDefault="008A2336" w:rsidP="002010DD">
      <w:pPr>
        <w:pStyle w:val="Corpodetexto2"/>
        <w:ind w:firstLine="851"/>
        <w:rPr>
          <w:b w:val="0"/>
          <w:color w:val="auto"/>
          <w:szCs w:val="24"/>
        </w:rPr>
      </w:pPr>
      <w:r w:rsidRPr="0074100A">
        <w:rPr>
          <w:b w:val="0"/>
          <w:color w:val="auto"/>
          <w:szCs w:val="24"/>
        </w:rPr>
        <w:t xml:space="preserve">Os </w:t>
      </w:r>
      <w:r>
        <w:rPr>
          <w:b w:val="0"/>
          <w:color w:val="auto"/>
          <w:szCs w:val="24"/>
        </w:rPr>
        <w:t>gráficos sugerem</w:t>
      </w:r>
      <w:r w:rsidRPr="0074100A">
        <w:rPr>
          <w:b w:val="0"/>
          <w:color w:val="auto"/>
          <w:szCs w:val="24"/>
        </w:rPr>
        <w:t xml:space="preserve"> a capacidade do modelo em capturar relações de similaridade entre diversos termos técnicos presentes no corpus, considerando seus aspectos de significado particular em função do contexto em que ocorrem, posicionando-</w:t>
      </w:r>
      <w:r>
        <w:rPr>
          <w:b w:val="0"/>
          <w:color w:val="auto"/>
          <w:szCs w:val="24"/>
        </w:rPr>
        <w:t>o</w:t>
      </w:r>
      <w:r w:rsidR="00E62162">
        <w:rPr>
          <w:b w:val="0"/>
          <w:color w:val="auto"/>
          <w:szCs w:val="24"/>
        </w:rPr>
        <w:t>s próximo</w:t>
      </w:r>
      <w:r w:rsidRPr="0074100A">
        <w:rPr>
          <w:b w:val="0"/>
          <w:color w:val="auto"/>
          <w:szCs w:val="24"/>
        </w:rPr>
        <w:t xml:space="preserve">s entre si </w:t>
      </w:r>
      <w:r>
        <w:rPr>
          <w:b w:val="0"/>
          <w:color w:val="auto"/>
          <w:szCs w:val="24"/>
        </w:rPr>
        <w:t xml:space="preserve">no espaço vetorial </w:t>
      </w:r>
      <w:r w:rsidRPr="0074100A">
        <w:rPr>
          <w:b w:val="0"/>
          <w:color w:val="auto"/>
          <w:szCs w:val="24"/>
        </w:rPr>
        <w:t>e formando agrupamentos de palavras similares.</w:t>
      </w:r>
      <w:r>
        <w:rPr>
          <w:b w:val="0"/>
          <w:color w:val="auto"/>
          <w:szCs w:val="24"/>
        </w:rPr>
        <w:t xml:space="preserve"> </w:t>
      </w:r>
    </w:p>
    <w:p w14:paraId="3E9A235C" w14:textId="1640447B" w:rsidR="00E80006" w:rsidRPr="00E80006" w:rsidRDefault="00E80006" w:rsidP="00E80006">
      <w:pPr>
        <w:rPr>
          <w:lang w:val="pt-BR" w:eastAsia="zh-CN"/>
        </w:rPr>
      </w:pPr>
    </w:p>
    <w:p w14:paraId="389C8107" w14:textId="39E805B2" w:rsidR="008F3980" w:rsidRPr="008F3980" w:rsidRDefault="006F4FDC" w:rsidP="008F3980">
      <w:pPr>
        <w:rPr>
          <w:lang w:val="pt-BR" w:eastAsia="zh-CN"/>
        </w:rPr>
      </w:pPr>
      <w:r>
        <w:rPr>
          <w:noProof/>
          <w:lang w:val="pt-BR" w:eastAsia="pt-BR"/>
        </w:rPr>
        <mc:AlternateContent>
          <mc:Choice Requires="wpg">
            <w:drawing>
              <wp:anchor distT="0" distB="0" distL="114300" distR="114300" simplePos="0" relativeHeight="251807744" behindDoc="0" locked="0" layoutInCell="1" allowOverlap="1" wp14:anchorId="152F61FF" wp14:editId="1A38049B">
                <wp:simplePos x="0" y="0"/>
                <wp:positionH relativeFrom="column">
                  <wp:posOffset>73660</wp:posOffset>
                </wp:positionH>
                <wp:positionV relativeFrom="paragraph">
                  <wp:posOffset>74930</wp:posOffset>
                </wp:positionV>
                <wp:extent cx="5981700" cy="2186305"/>
                <wp:effectExtent l="19050" t="19050" r="19050" b="23495"/>
                <wp:wrapNone/>
                <wp:docPr id="45" name="Grupo 45"/>
                <wp:cNvGraphicFramePr/>
                <a:graphic xmlns:a="http://schemas.openxmlformats.org/drawingml/2006/main">
                  <a:graphicData uri="http://schemas.microsoft.com/office/word/2010/wordprocessingGroup">
                    <wpg:wgp>
                      <wpg:cNvGrpSpPr/>
                      <wpg:grpSpPr>
                        <a:xfrm>
                          <a:off x="0" y="0"/>
                          <a:ext cx="5981700" cy="2186305"/>
                          <a:chOff x="0" y="0"/>
                          <a:chExt cx="5981700" cy="2186305"/>
                        </a:xfrm>
                      </wpg:grpSpPr>
                      <wpg:grpSp>
                        <wpg:cNvPr id="44" name="Grupo 44"/>
                        <wpg:cNvGrpSpPr/>
                        <wpg:grpSpPr>
                          <a:xfrm>
                            <a:off x="6350" y="0"/>
                            <a:ext cx="5975350" cy="2186305"/>
                            <a:chOff x="4445" y="0"/>
                            <a:chExt cx="5975350" cy="2186779"/>
                          </a:xfrm>
                        </wpg:grpSpPr>
                        <pic:pic xmlns:pic="http://schemas.openxmlformats.org/drawingml/2006/picture">
                          <pic:nvPicPr>
                            <pic:cNvPr id="15" name="Imagem 15"/>
                            <pic:cNvPicPr>
                              <a:picLocks noChangeAspect="1"/>
                            </pic:cNvPicPr>
                          </pic:nvPicPr>
                          <pic:blipFill rotWithShape="1">
                            <a:blip r:embed="rId11" cstate="print">
                              <a:extLst>
                                <a:ext uri="{28A0092B-C50C-407E-A947-70E740481C1C}">
                                  <a14:useLocalDpi xmlns:a14="http://schemas.microsoft.com/office/drawing/2010/main" val="0"/>
                                </a:ext>
                              </a:extLst>
                            </a:blip>
                            <a:srcRect t="-2" b="5305"/>
                            <a:stretch/>
                          </pic:blipFill>
                          <pic:spPr>
                            <a:xfrm>
                              <a:off x="2127250" y="209505"/>
                              <a:ext cx="1878330" cy="1689145"/>
                            </a:xfrm>
                            <a:prstGeom prst="rect">
                              <a:avLst/>
                            </a:prstGeom>
                          </pic:spPr>
                        </pic:pic>
                        <pic:pic xmlns:pic="http://schemas.openxmlformats.org/drawingml/2006/picture">
                          <pic:nvPicPr>
                            <pic:cNvPr id="14" name="Imagem 14"/>
                            <pic:cNvPicPr>
                              <a:picLocks noChangeAspect="1"/>
                            </pic:cNvPicPr>
                          </pic:nvPicPr>
                          <pic:blipFill rotWithShape="1">
                            <a:blip r:embed="rId12" cstate="print">
                              <a:extLst>
                                <a:ext uri="{28A0092B-C50C-407E-A947-70E740481C1C}">
                                  <a14:useLocalDpi xmlns:a14="http://schemas.microsoft.com/office/drawing/2010/main" val="0"/>
                                </a:ext>
                              </a:extLst>
                            </a:blip>
                            <a:srcRect l="1431" t="2272" b="2300"/>
                            <a:stretch/>
                          </pic:blipFill>
                          <pic:spPr bwMode="auto">
                            <a:xfrm>
                              <a:off x="4445" y="6351"/>
                              <a:ext cx="2376805" cy="2173605"/>
                            </a:xfrm>
                            <a:prstGeom prst="rect">
                              <a:avLst/>
                            </a:prstGeom>
                            <a:ln>
                              <a:solidFill>
                                <a:srgbClr val="C00000"/>
                              </a:solidFill>
                            </a:ln>
                            <a:extLst>
                              <a:ext uri="{53640926-AAD7-44D8-BBD7-CCE9431645EC}">
                                <a14:shadowObscured xmlns:a14="http://schemas.microsoft.com/office/drawing/2010/main"/>
                              </a:ext>
                            </a:extLst>
                          </pic:spPr>
                        </pic:pic>
                        <pic:pic xmlns:pic="http://schemas.openxmlformats.org/drawingml/2006/picture">
                          <pic:nvPicPr>
                            <pic:cNvPr id="17" name="Imagem 17"/>
                            <pic:cNvPicPr>
                              <a:picLocks noChangeAspect="1"/>
                            </pic:cNvPicPr>
                          </pic:nvPicPr>
                          <pic:blipFill rotWithShape="1">
                            <a:blip r:embed="rId13" cstate="print">
                              <a:extLst>
                                <a:ext uri="{28A0092B-C50C-407E-A947-70E740481C1C}">
                                  <a14:useLocalDpi xmlns:a14="http://schemas.microsoft.com/office/drawing/2010/main" val="0"/>
                                </a:ext>
                              </a:extLst>
                            </a:blip>
                            <a:srcRect l="7530" t="12468" r="3921" b="13120"/>
                            <a:stretch/>
                          </pic:blipFill>
                          <pic:spPr bwMode="auto">
                            <a:xfrm>
                              <a:off x="3619500" y="139700"/>
                              <a:ext cx="2360295" cy="1939290"/>
                            </a:xfrm>
                            <a:prstGeom prst="rect">
                              <a:avLst/>
                            </a:prstGeom>
                            <a:ln>
                              <a:solidFill>
                                <a:srgbClr val="C00000"/>
                              </a:solidFill>
                            </a:ln>
                            <a:extLst>
                              <a:ext uri="{53640926-AAD7-44D8-BBD7-CCE9431645EC}">
                                <a14:shadowObscured xmlns:a14="http://schemas.microsoft.com/office/drawing/2010/main"/>
                              </a:ext>
                            </a:extLst>
                          </pic:spPr>
                        </pic:pic>
                        <wps:wsp>
                          <wps:cNvPr id="18" name="Retângulo 18"/>
                          <wps:cNvSpPr/>
                          <wps:spPr>
                            <a:xfrm>
                              <a:off x="3181350" y="304800"/>
                              <a:ext cx="101377" cy="8906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to 19"/>
                          <wps:cNvCnPr/>
                          <wps:spPr>
                            <a:xfrm flipH="1">
                              <a:off x="3289300" y="139700"/>
                              <a:ext cx="322235" cy="158650"/>
                            </a:xfrm>
                            <a:prstGeom prst="line">
                              <a:avLst/>
                            </a:prstGeom>
                            <a:ln>
                              <a:solidFill>
                                <a:srgbClr val="C00000"/>
                              </a:solidFill>
                              <a:prstDash val="dash"/>
                            </a:ln>
                          </wps:spPr>
                          <wps:style>
                            <a:lnRef idx="1">
                              <a:schemeClr val="accent1"/>
                            </a:lnRef>
                            <a:fillRef idx="0">
                              <a:schemeClr val="accent1"/>
                            </a:fillRef>
                            <a:effectRef idx="0">
                              <a:schemeClr val="accent1"/>
                            </a:effectRef>
                            <a:fontRef idx="minor">
                              <a:schemeClr val="tx1"/>
                            </a:fontRef>
                          </wps:style>
                          <wps:bodyPr/>
                        </wps:wsp>
                        <wps:wsp>
                          <wps:cNvPr id="20" name="Conector reto 20"/>
                          <wps:cNvCnPr/>
                          <wps:spPr>
                            <a:xfrm flipH="1" flipV="1">
                              <a:off x="3282950" y="393700"/>
                              <a:ext cx="330973" cy="1684481"/>
                            </a:xfrm>
                            <a:prstGeom prst="line">
                              <a:avLst/>
                            </a:prstGeom>
                            <a:ln>
                              <a:solidFill>
                                <a:srgbClr val="C00000"/>
                              </a:solidFill>
                              <a:prstDash val="dash"/>
                            </a:ln>
                          </wps:spPr>
                          <wps:style>
                            <a:lnRef idx="1">
                              <a:schemeClr val="accent1"/>
                            </a:lnRef>
                            <a:fillRef idx="0">
                              <a:schemeClr val="accent1"/>
                            </a:fillRef>
                            <a:effectRef idx="0">
                              <a:schemeClr val="accent1"/>
                            </a:effectRef>
                            <a:fontRef idx="minor">
                              <a:schemeClr val="tx1"/>
                            </a:fontRef>
                          </wps:style>
                          <wps:bodyPr/>
                        </wps:wsp>
                        <wps:wsp>
                          <wps:cNvPr id="39" name="Retângulo 39"/>
                          <wps:cNvSpPr/>
                          <wps:spPr>
                            <a:xfrm>
                              <a:off x="3073400" y="1771650"/>
                              <a:ext cx="100965" cy="8890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onector reto 40"/>
                          <wps:cNvCnPr/>
                          <wps:spPr>
                            <a:xfrm>
                              <a:off x="2381250" y="0"/>
                              <a:ext cx="686780" cy="1765340"/>
                            </a:xfrm>
                            <a:prstGeom prst="line">
                              <a:avLst/>
                            </a:prstGeom>
                            <a:ln>
                              <a:solidFill>
                                <a:srgbClr val="C00000"/>
                              </a:solidFill>
                              <a:prstDash val="dash"/>
                            </a:ln>
                          </wps:spPr>
                          <wps:style>
                            <a:lnRef idx="1">
                              <a:schemeClr val="accent1"/>
                            </a:lnRef>
                            <a:fillRef idx="0">
                              <a:schemeClr val="accent1"/>
                            </a:fillRef>
                            <a:effectRef idx="0">
                              <a:schemeClr val="accent1"/>
                            </a:effectRef>
                            <a:fontRef idx="minor">
                              <a:schemeClr val="tx1"/>
                            </a:fontRef>
                          </wps:style>
                          <wps:bodyPr/>
                        </wps:wsp>
                        <wps:wsp>
                          <wps:cNvPr id="41" name="Conector reto 41"/>
                          <wps:cNvCnPr/>
                          <wps:spPr>
                            <a:xfrm flipV="1">
                              <a:off x="2387600" y="1866900"/>
                              <a:ext cx="683859" cy="319879"/>
                            </a:xfrm>
                            <a:prstGeom prst="line">
                              <a:avLst/>
                            </a:prstGeom>
                            <a:ln>
                              <a:solidFill>
                                <a:srgbClr val="C00000"/>
                              </a:solidFill>
                              <a:prstDash val="dash"/>
                            </a:ln>
                          </wps:spPr>
                          <wps:style>
                            <a:lnRef idx="1">
                              <a:schemeClr val="accent1"/>
                            </a:lnRef>
                            <a:fillRef idx="0">
                              <a:schemeClr val="accent1"/>
                            </a:fillRef>
                            <a:effectRef idx="0">
                              <a:schemeClr val="accent1"/>
                            </a:effectRef>
                            <a:fontRef idx="minor">
                              <a:schemeClr val="tx1"/>
                            </a:fontRef>
                          </wps:style>
                          <wps:bodyPr/>
                        </wps:wsp>
                        <wps:wsp>
                          <wps:cNvPr id="43" name="Caixa de Texto 2"/>
                          <wps:cNvSpPr txBox="1">
                            <a:spLocks noChangeArrowheads="1"/>
                          </wps:cNvSpPr>
                          <wps:spPr bwMode="auto">
                            <a:xfrm>
                              <a:off x="3625850" y="127000"/>
                              <a:ext cx="343509" cy="258365"/>
                            </a:xfrm>
                            <a:prstGeom prst="rect">
                              <a:avLst/>
                            </a:prstGeom>
                            <a:noFill/>
                            <a:ln w="9525">
                              <a:noFill/>
                              <a:miter lim="800000"/>
                              <a:headEnd/>
                              <a:tailEnd/>
                            </a:ln>
                          </wps:spPr>
                          <wps:txbx>
                            <w:txbxContent>
                              <w:p w14:paraId="1AF99E62" w14:textId="563904F9" w:rsidR="00450DBE" w:rsidRPr="009C3047" w:rsidRDefault="00450DBE" w:rsidP="001A2B3C">
                                <w:pPr>
                                  <w:rPr>
                                    <w:lang w:val="pt-BR"/>
                                  </w:rPr>
                                </w:pPr>
                                <w:r>
                                  <w:t>(b)</w:t>
                                </w:r>
                              </w:p>
                            </w:txbxContent>
                          </wps:txbx>
                          <wps:bodyPr rot="0" vert="horz" wrap="square" lIns="91440" tIns="45720" rIns="91440" bIns="45720" anchor="t" anchorCtr="0">
                            <a:noAutofit/>
                          </wps:bodyPr>
                        </wps:wsp>
                      </wpg:grpSp>
                      <wps:wsp>
                        <wps:cNvPr id="42" name="Caixa de Texto 2"/>
                        <wps:cNvSpPr txBox="1">
                          <a:spLocks noChangeArrowheads="1"/>
                        </wps:cNvSpPr>
                        <wps:spPr bwMode="auto">
                          <a:xfrm>
                            <a:off x="0" y="0"/>
                            <a:ext cx="343509" cy="258365"/>
                          </a:xfrm>
                          <a:prstGeom prst="rect">
                            <a:avLst/>
                          </a:prstGeom>
                          <a:noFill/>
                          <a:ln w="9525">
                            <a:noFill/>
                            <a:miter lim="800000"/>
                            <a:headEnd/>
                            <a:tailEnd/>
                          </a:ln>
                        </wps:spPr>
                        <wps:txbx>
                          <w:txbxContent>
                            <w:p w14:paraId="5226C595" w14:textId="77777777" w:rsidR="00450DBE" w:rsidRPr="009C3047" w:rsidRDefault="00450DBE" w:rsidP="001A2B3C">
                              <w:pPr>
                                <w:rPr>
                                  <w:lang w:val="pt-BR"/>
                                </w:rPr>
                              </w:pPr>
                              <w:r>
                                <w:t>(a)</w:t>
                              </w:r>
                            </w:p>
                          </w:txbxContent>
                        </wps:txbx>
                        <wps:bodyPr rot="0" vert="horz" wrap="square" lIns="91440" tIns="45720" rIns="91440" bIns="45720" anchor="t" anchorCtr="0">
                          <a:noAutofit/>
                        </wps:bodyPr>
                      </wps:wsp>
                    </wpg:wgp>
                  </a:graphicData>
                </a:graphic>
              </wp:anchor>
            </w:drawing>
          </mc:Choice>
          <mc:Fallback>
            <w:pict>
              <v:group w14:anchorId="152F61FF" id="Grupo 45" o:spid="_x0000_s1026" style="position:absolute;margin-left:5.8pt;margin-top:5.9pt;width:471pt;height:172.15pt;z-index:251807744" coordsize="59817,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">
                <v:group id="Grupo 44" o:spid="_x0000_s1027" style="position:absolute;left:63;width:59754;height:21863" coordorigin="44" coordsize="59753,2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8" type="#_x0000_t75" style="position:absolute;left:21272;top:2095;width:18783;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">
                    <v:imagedata r:id="rId14" o:title="" croptop="-1f" cropbottom="3477f"/>
                    <v:path arrowok="t"/>
                  </v:shape>
                  <v:shape id="Imagem 14" o:spid="_x0000_s1029" type="#_x0000_t75" style="position:absolute;left:44;top:63;width:23768;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" stroked="t" strokecolor="#c00000">
                    <v:imagedata r:id="rId15" o:title="" croptop="1489f" cropbottom="1507f" cropleft="938f"/>
                    <v:path arrowok="t"/>
                  </v:shape>
                  <v:shape id="Imagem 17" o:spid="_x0000_s1030" type="#_x0000_t75" style="position:absolute;left:36195;top:1397;width:23602;height:19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" stroked="t" strokecolor="#c00000">
                    <v:imagedata r:id="rId16" o:title="" croptop="8171f" cropbottom="8598f" cropleft="4935f" cropright="2570f"/>
                    <v:path arrowok="t"/>
                  </v:shape>
                  <v:rect id="Retângulo 18" o:spid="_x0000_s1031" style="position:absolute;left:31813;top:3048;width:1014;height: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" filled="f" strokecolor="#c00000">
                    <v:stroke joinstyle="round"/>
                  </v:rect>
                  <v:line id="Conector reto 19" o:spid="_x0000_s1032" style="position:absolute;flip:x;visibility:visible;mso-wrap-style:square" from="32893,1397" to="36115,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" strokecolor="#c00000">
                    <v:stroke dashstyle="dash"/>
                  </v:line>
                  <v:line id="Conector reto 20" o:spid="_x0000_s1033" style="position:absolute;flip:x y;visibility:visible;mso-wrap-style:square" from="32829,3937" to="36139,20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" strokecolor="#c00000">
                    <v:stroke dashstyle="dash"/>
                  </v:line>
                  <v:rect id="Retângulo 39" o:spid="_x0000_s1034" style="position:absolute;left:30734;top:17716;width:1009;height: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" filled="f" strokecolor="#c00000">
                    <v:stroke joinstyle="round"/>
                  </v:rect>
                  <v:line id="Conector reto 40" o:spid="_x0000_s1035" style="position:absolute;visibility:visible;mso-wrap-style:square" from="23812,0" to="30680,17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" strokecolor="#c00000">
                    <v:stroke dashstyle="dash"/>
                  </v:line>
                  <v:line id="Conector reto 41" o:spid="_x0000_s1036" style="position:absolute;flip:y;visibility:visible;mso-wrap-style:square" from="23876,18669" to="30714,2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" strokecolor="#c00000">
                    <v:stroke dashstyle="dash"/>
                  </v:line>
                  <v:shapetype id="_x0000_t202" coordsize="21600,21600" o:spt="202" path="m,l,21600r21600,l21600,xe">
                    <v:stroke joinstyle="miter"/>
                    <v:path gradientshapeok="t" o:connecttype="rect"/>
                  </v:shapetype>
                  <v:shape id="_x0000_s1037" type="#_x0000_t202" style="position:absolute;left:36258;top:1270;width:3435;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1AF99E62" w14:textId="563904F9" w:rsidR="00450DBE" w:rsidRPr="009C3047" w:rsidRDefault="00450DBE" w:rsidP="001A2B3C">
                          <w:pPr>
                            <w:rPr>
                              <w:lang w:val="pt-BR"/>
                            </w:rPr>
                          </w:pPr>
                          <w:r>
                            <w:t>(b)</w:t>
                          </w:r>
                        </w:p>
                      </w:txbxContent>
                    </v:textbox>
                  </v:shape>
                </v:group>
                <v:shape id="_x0000_s1038" type="#_x0000_t202" style="position:absolute;width:3435;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226C595" w14:textId="77777777" w:rsidR="00450DBE" w:rsidRPr="009C3047" w:rsidRDefault="00450DBE" w:rsidP="001A2B3C">
                        <w:pPr>
                          <w:rPr>
                            <w:lang w:val="pt-BR"/>
                          </w:rPr>
                        </w:pPr>
                        <w:r>
                          <w:t>(a)</w:t>
                        </w:r>
                      </w:p>
                    </w:txbxContent>
                  </v:textbox>
                </v:shape>
              </v:group>
            </w:pict>
          </mc:Fallback>
        </mc:AlternateContent>
      </w:r>
      <w:r w:rsidR="0016686B">
        <w:rPr>
          <w:noProof/>
          <w:lang w:val="pt-BR" w:eastAsia="pt-BR"/>
        </w:rPr>
        <mc:AlternateContent>
          <mc:Choice Requires="wps">
            <w:drawing>
              <wp:anchor distT="0" distB="0" distL="114300" distR="114300" simplePos="0" relativeHeight="251566080" behindDoc="0" locked="0" layoutInCell="1" allowOverlap="1" wp14:anchorId="51630C91" wp14:editId="262EA216">
                <wp:simplePos x="0" y="0"/>
                <wp:positionH relativeFrom="column">
                  <wp:posOffset>2441219</wp:posOffset>
                </wp:positionH>
                <wp:positionV relativeFrom="paragraph">
                  <wp:posOffset>44637</wp:posOffset>
                </wp:positionV>
                <wp:extent cx="683250" cy="45719"/>
                <wp:effectExtent l="0" t="0" r="22225" b="12065"/>
                <wp:wrapNone/>
                <wp:docPr id="6" name="Retângulo 6"/>
                <wp:cNvGraphicFramePr/>
                <a:graphic xmlns:a="http://schemas.openxmlformats.org/drawingml/2006/main">
                  <a:graphicData uri="http://schemas.microsoft.com/office/word/2010/wordprocessingShape">
                    <wps:wsp>
                      <wps:cNvSpPr/>
                      <wps:spPr>
                        <a:xfrm>
                          <a:off x="0" y="0"/>
                          <a:ext cx="6832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7E912" id="Retângulo 6" o:spid="_x0000_s1026" style="position:absolute;margin-left:192.2pt;margin-top:3.5pt;width:53.8pt;height:3.6pt;z-index:25156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" fillcolor="white [3212]" strokecolor="white [3212]" strokeweight="2pt"/>
            </w:pict>
          </mc:Fallback>
        </mc:AlternateContent>
      </w:r>
      <w:r w:rsidR="00917138">
        <w:rPr>
          <w:lang w:val="pt-BR" w:eastAsia="zh-CN"/>
        </w:rPr>
        <w:t xml:space="preserve"> </w:t>
      </w:r>
    </w:p>
    <w:p w14:paraId="5591B2E2" w14:textId="30E944B9" w:rsidR="008F3980" w:rsidRDefault="00917138" w:rsidP="008F3980">
      <w:pPr>
        <w:pStyle w:val="Legenda"/>
        <w:spacing w:after="0"/>
        <w:rPr>
          <w:b w:val="0"/>
        </w:rPr>
      </w:pPr>
      <w:bookmarkStart w:id="28" w:name="_Ref508788035"/>
      <w:r>
        <w:rPr>
          <w:b w:val="0"/>
        </w:rPr>
        <w:t xml:space="preserve">                  </w:t>
      </w:r>
    </w:p>
    <w:p w14:paraId="76B987E4" w14:textId="2BFCD006" w:rsidR="008F3980" w:rsidRDefault="008F3980" w:rsidP="008F3980">
      <w:pPr>
        <w:pStyle w:val="Legenda"/>
        <w:spacing w:after="0"/>
      </w:pPr>
    </w:p>
    <w:p w14:paraId="686FEBFE" w14:textId="32A146E3" w:rsidR="0009035B" w:rsidRDefault="0009035B" w:rsidP="008F3980">
      <w:pPr>
        <w:pStyle w:val="Legenda"/>
        <w:spacing w:after="0"/>
        <w:rPr>
          <w:b w:val="0"/>
        </w:rPr>
      </w:pPr>
    </w:p>
    <w:p w14:paraId="1C1AB596" w14:textId="341139C2" w:rsidR="0009035B" w:rsidRDefault="0009035B" w:rsidP="008F3980">
      <w:pPr>
        <w:pStyle w:val="Legenda"/>
        <w:spacing w:after="0"/>
        <w:rPr>
          <w:b w:val="0"/>
        </w:rPr>
      </w:pPr>
    </w:p>
    <w:p w14:paraId="24E3DE06" w14:textId="7A2D58E8" w:rsidR="0009035B" w:rsidRDefault="0009035B" w:rsidP="008F3980">
      <w:pPr>
        <w:pStyle w:val="Legenda"/>
        <w:spacing w:after="0"/>
        <w:rPr>
          <w:b w:val="0"/>
        </w:rPr>
      </w:pPr>
    </w:p>
    <w:p w14:paraId="65F96266" w14:textId="22FD5667" w:rsidR="0009035B" w:rsidRDefault="0009035B" w:rsidP="008F3980">
      <w:pPr>
        <w:pStyle w:val="Legenda"/>
        <w:spacing w:after="0"/>
        <w:rPr>
          <w:b w:val="0"/>
        </w:rPr>
      </w:pPr>
    </w:p>
    <w:p w14:paraId="2519308A" w14:textId="49515CD9" w:rsidR="0009035B" w:rsidRDefault="0009035B" w:rsidP="008F3980">
      <w:pPr>
        <w:pStyle w:val="Legenda"/>
        <w:spacing w:after="0"/>
        <w:rPr>
          <w:b w:val="0"/>
        </w:rPr>
      </w:pPr>
    </w:p>
    <w:p w14:paraId="0478CF10" w14:textId="63B2B03B" w:rsidR="0009035B" w:rsidRDefault="0009035B" w:rsidP="008F3980">
      <w:pPr>
        <w:pStyle w:val="Legenda"/>
        <w:spacing w:after="0"/>
        <w:rPr>
          <w:b w:val="0"/>
        </w:rPr>
      </w:pPr>
    </w:p>
    <w:p w14:paraId="09603EF9" w14:textId="2F540881" w:rsidR="0009035B" w:rsidRDefault="0009035B" w:rsidP="008F3980">
      <w:pPr>
        <w:pStyle w:val="Legenda"/>
        <w:spacing w:after="0"/>
        <w:rPr>
          <w:b w:val="0"/>
        </w:rPr>
      </w:pPr>
    </w:p>
    <w:p w14:paraId="6C318CCB" w14:textId="624A8671" w:rsidR="0009035B" w:rsidRDefault="0009035B" w:rsidP="008F3980">
      <w:pPr>
        <w:pStyle w:val="Legenda"/>
        <w:spacing w:after="0"/>
        <w:rPr>
          <w:b w:val="0"/>
        </w:rPr>
      </w:pPr>
    </w:p>
    <w:p w14:paraId="2FE66771" w14:textId="02DB18F4" w:rsidR="0009035B" w:rsidRDefault="0009035B" w:rsidP="008F3980">
      <w:pPr>
        <w:pStyle w:val="Legenda"/>
        <w:spacing w:after="0"/>
        <w:rPr>
          <w:b w:val="0"/>
        </w:rPr>
      </w:pPr>
    </w:p>
    <w:p w14:paraId="7EF1D3B5" w14:textId="478FFF3E" w:rsidR="0009035B" w:rsidRDefault="0009035B" w:rsidP="008F3980">
      <w:pPr>
        <w:pStyle w:val="Legenda"/>
        <w:spacing w:after="0"/>
        <w:rPr>
          <w:b w:val="0"/>
        </w:rPr>
      </w:pPr>
    </w:p>
    <w:p w14:paraId="20025484" w14:textId="4B6395DA" w:rsidR="0009035B" w:rsidRDefault="0009035B" w:rsidP="008F3980">
      <w:pPr>
        <w:pStyle w:val="Legenda"/>
        <w:spacing w:after="0"/>
        <w:rPr>
          <w:b w:val="0"/>
        </w:rPr>
      </w:pPr>
    </w:p>
    <w:p w14:paraId="06F7B23D" w14:textId="43E4B47D" w:rsidR="0009035B" w:rsidRDefault="0009035B" w:rsidP="008F3980">
      <w:pPr>
        <w:pStyle w:val="Legenda"/>
        <w:spacing w:after="0"/>
        <w:rPr>
          <w:b w:val="0"/>
        </w:rPr>
      </w:pPr>
    </w:p>
    <w:p w14:paraId="376E95C7" w14:textId="77777777" w:rsidR="00D1655F" w:rsidRDefault="00D1655F" w:rsidP="008F3980">
      <w:pPr>
        <w:pStyle w:val="Legenda"/>
        <w:spacing w:after="0"/>
        <w:rPr>
          <w:b w:val="0"/>
        </w:rPr>
      </w:pPr>
    </w:p>
    <w:p w14:paraId="32C57A09" w14:textId="1990CB59" w:rsidR="004F5396" w:rsidRPr="00A02AB9" w:rsidRDefault="009A4785" w:rsidP="00A02AB9">
      <w:pPr>
        <w:pStyle w:val="Legenda"/>
        <w:spacing w:after="0"/>
        <w:rPr>
          <w:b w:val="0"/>
        </w:rPr>
      </w:pPr>
      <w:r w:rsidRPr="008F3980">
        <w:rPr>
          <w:b w:val="0"/>
        </w:rPr>
        <w:t xml:space="preserve">Figura </w:t>
      </w:r>
      <w:bookmarkEnd w:id="28"/>
      <w:r w:rsidR="00BB0629">
        <w:rPr>
          <w:b w:val="0"/>
        </w:rPr>
        <w:t>2</w:t>
      </w:r>
      <w:r w:rsidR="001E6019">
        <w:rPr>
          <w:b w:val="0"/>
        </w:rPr>
        <w:t>.</w:t>
      </w:r>
      <w:r w:rsidRPr="008F3980">
        <w:rPr>
          <w:b w:val="0"/>
        </w:rPr>
        <w:t xml:space="preserve"> </w:t>
      </w:r>
      <w:r w:rsidR="002B0275" w:rsidRPr="00FA529F">
        <w:rPr>
          <w:b w:val="0"/>
        </w:rPr>
        <w:t>Principais termos do vocabulário</w:t>
      </w:r>
      <w:r w:rsidR="002B0275">
        <w:rPr>
          <w:b w:val="0"/>
        </w:rPr>
        <w:t xml:space="preserve"> obtidos pelo modelo word2vec com 100 dimensões, com d</w:t>
      </w:r>
      <w:r w:rsidRPr="008F3980">
        <w:rPr>
          <w:b w:val="0"/>
        </w:rPr>
        <w:t>estaque para agrupamentos de termos relacionados a</w:t>
      </w:r>
      <w:r w:rsidR="009C3047">
        <w:rPr>
          <w:b w:val="0"/>
        </w:rPr>
        <w:t xml:space="preserve">: (a) </w:t>
      </w:r>
      <w:r w:rsidR="006F4FDC">
        <w:rPr>
          <w:b w:val="0"/>
        </w:rPr>
        <w:t>refino</w:t>
      </w:r>
      <w:r w:rsidR="00A5165B">
        <w:rPr>
          <w:b w:val="0"/>
        </w:rPr>
        <w:t xml:space="preserve">, e </w:t>
      </w:r>
      <w:r w:rsidR="009C3047">
        <w:rPr>
          <w:b w:val="0"/>
        </w:rPr>
        <w:t xml:space="preserve">(b) </w:t>
      </w:r>
      <w:r w:rsidR="00A5165B">
        <w:rPr>
          <w:b w:val="0"/>
        </w:rPr>
        <w:t>conceito de períodos geológicos</w:t>
      </w:r>
      <w:r w:rsidR="002B0275">
        <w:rPr>
          <w:b w:val="0"/>
        </w:rPr>
        <w:t xml:space="preserve"> </w:t>
      </w:r>
    </w:p>
    <w:p w14:paraId="212903DD" w14:textId="45F72165" w:rsidR="000815AB" w:rsidRPr="000815AB" w:rsidRDefault="00B541A6" w:rsidP="005F311F">
      <w:pPr>
        <w:pStyle w:val="Corpodetexto2"/>
        <w:ind w:firstLine="851"/>
        <w:rPr>
          <w:ins w:id="29" w:author="Diogo da Silva Magalhaes Gomes" w:date="2018-07-12T10:10:00Z"/>
          <w:b w:val="0"/>
          <w:color w:val="auto"/>
          <w:szCs w:val="24"/>
        </w:rPr>
      </w:pPr>
      <w:r>
        <w:rPr>
          <w:b w:val="0"/>
          <w:color w:val="auto"/>
          <w:szCs w:val="24"/>
        </w:rPr>
        <w:lastRenderedPageBreak/>
        <w:t xml:space="preserve">Por fim, selecionamos </w:t>
      </w:r>
      <w:ins w:id="30" w:author="Diogo da Silva Magalhaes Gomes" w:date="2018-07-12T10:23:00Z">
        <w:r w:rsidR="00450DBE">
          <w:rPr>
            <w:b w:val="0"/>
            <w:color w:val="auto"/>
            <w:szCs w:val="24"/>
          </w:rPr>
          <w:t>uma amostragem de</w:t>
        </w:r>
      </w:ins>
      <w:ins w:id="31" w:author="Diogo da Silva Magalhaes Gomes" w:date="2018-07-12T10:36:00Z">
        <w:r w:rsidR="006D7A44">
          <w:rPr>
            <w:b w:val="0"/>
            <w:color w:val="auto"/>
            <w:szCs w:val="24"/>
          </w:rPr>
          <w:t xml:space="preserve"> seis</w:t>
        </w:r>
      </w:ins>
      <w:ins w:id="32" w:author="Diogo da Silva Magalhaes Gomes" w:date="2018-07-12T10:23:00Z">
        <w:r w:rsidR="00450DBE">
          <w:rPr>
            <w:b w:val="0"/>
            <w:color w:val="auto"/>
            <w:szCs w:val="24"/>
          </w:rPr>
          <w:t xml:space="preserve"> </w:t>
        </w:r>
      </w:ins>
      <w:del w:id="33" w:author="Diogo da Silva Magalhaes Gomes" w:date="2018-07-12T10:16:00Z">
        <w:r w:rsidDel="000815AB">
          <w:rPr>
            <w:b w:val="0"/>
            <w:color w:val="auto"/>
            <w:szCs w:val="24"/>
          </w:rPr>
          <w:delText xml:space="preserve">alguns </w:delText>
        </w:r>
      </w:del>
      <w:del w:id="34" w:author="Diogo da Silva Magalhaes Gomes" w:date="2018-07-12T10:24:00Z">
        <w:r w:rsidDel="00450DBE">
          <w:rPr>
            <w:b w:val="0"/>
            <w:color w:val="auto"/>
            <w:szCs w:val="24"/>
          </w:rPr>
          <w:delText xml:space="preserve">conjuntos distintos de </w:delText>
        </w:r>
      </w:del>
      <w:r>
        <w:rPr>
          <w:b w:val="0"/>
          <w:color w:val="auto"/>
          <w:szCs w:val="24"/>
        </w:rPr>
        <w:t xml:space="preserve">termos </w:t>
      </w:r>
      <w:ins w:id="35" w:author="Diogo da Silva Magalhaes Gomes" w:date="2018-07-12T10:24:00Z">
        <w:r w:rsidR="00450DBE">
          <w:rPr>
            <w:b w:val="0"/>
            <w:color w:val="auto"/>
            <w:szCs w:val="24"/>
          </w:rPr>
          <w:t xml:space="preserve">distintos </w:t>
        </w:r>
      </w:ins>
      <w:r>
        <w:rPr>
          <w:b w:val="0"/>
          <w:color w:val="auto"/>
          <w:szCs w:val="24"/>
        </w:rPr>
        <w:t xml:space="preserve">em </w:t>
      </w:r>
      <w:ins w:id="36" w:author="Diogo da Silva Magalhaes Gomes" w:date="2018-07-12T10:36:00Z">
        <w:r w:rsidR="006D7A44">
          <w:rPr>
            <w:b w:val="0"/>
            <w:color w:val="auto"/>
            <w:szCs w:val="24"/>
          </w:rPr>
          <w:t xml:space="preserve">quatro </w:t>
        </w:r>
      </w:ins>
      <w:ins w:id="37" w:author="Diogo da Silva Magalhaes Gomes" w:date="2018-07-12T10:10:00Z">
        <w:r w:rsidR="000815AB">
          <w:rPr>
            <w:b w:val="0"/>
            <w:color w:val="auto"/>
            <w:szCs w:val="24"/>
          </w:rPr>
          <w:t xml:space="preserve">diferentes </w:t>
        </w:r>
      </w:ins>
      <w:r>
        <w:rPr>
          <w:b w:val="0"/>
          <w:color w:val="auto"/>
          <w:szCs w:val="24"/>
        </w:rPr>
        <w:t xml:space="preserve">subdomínios específicos </w:t>
      </w:r>
      <w:del w:id="38" w:author="Diogo da Silva Magalhaes Gomes" w:date="2018-07-12T10:15:00Z">
        <w:r w:rsidDel="000815AB">
          <w:rPr>
            <w:b w:val="0"/>
            <w:color w:val="auto"/>
            <w:szCs w:val="24"/>
          </w:rPr>
          <w:delText xml:space="preserve">da área </w:delText>
        </w:r>
      </w:del>
      <w:r>
        <w:rPr>
          <w:b w:val="0"/>
          <w:color w:val="auto"/>
          <w:szCs w:val="24"/>
        </w:rPr>
        <w:t>de O&amp;G</w:t>
      </w:r>
      <w:ins w:id="39" w:author="Diogo da Silva Magalhaes Gomes" w:date="2018-07-12T10:10:00Z">
        <w:r w:rsidR="000815AB">
          <w:rPr>
            <w:b w:val="0"/>
            <w:color w:val="auto"/>
            <w:szCs w:val="24"/>
          </w:rPr>
          <w:t xml:space="preserve">, </w:t>
        </w:r>
      </w:ins>
      <w:ins w:id="40" w:author="Diogo da Silva Magalhaes Gomes" w:date="2018-07-12T10:16:00Z">
        <w:r w:rsidR="000815AB">
          <w:rPr>
            <w:b w:val="0"/>
            <w:color w:val="auto"/>
            <w:szCs w:val="24"/>
          </w:rPr>
          <w:t xml:space="preserve">representando </w:t>
        </w:r>
      </w:ins>
      <w:ins w:id="41" w:author="Diogo da Silva Magalhaes Gomes" w:date="2018-07-12T10:10:00Z">
        <w:r w:rsidR="000815AB">
          <w:rPr>
            <w:b w:val="0"/>
            <w:color w:val="auto"/>
            <w:szCs w:val="24"/>
          </w:rPr>
          <w:t>conceitos</w:t>
        </w:r>
      </w:ins>
      <w:ins w:id="42" w:author="Diogo da Silva Magalhaes Gomes" w:date="2018-07-12T10:15:00Z">
        <w:r w:rsidR="000815AB">
          <w:rPr>
            <w:b w:val="0"/>
            <w:color w:val="auto"/>
            <w:szCs w:val="24"/>
          </w:rPr>
          <w:t xml:space="preserve"> das áreas</w:t>
        </w:r>
      </w:ins>
      <w:ins w:id="43" w:author="Diogo da Silva Magalhaes Gomes" w:date="2018-07-12T10:10:00Z">
        <w:r w:rsidR="000815AB">
          <w:rPr>
            <w:b w:val="0"/>
            <w:color w:val="auto"/>
            <w:szCs w:val="24"/>
          </w:rPr>
          <w:t xml:space="preserve"> de </w:t>
        </w:r>
      </w:ins>
      <w:ins w:id="44" w:author="Diogo da Silva Magalhaes Gomes" w:date="2018-07-12T10:15:00Z">
        <w:r w:rsidR="000815AB">
          <w:rPr>
            <w:b w:val="0"/>
            <w:i/>
            <w:color w:val="auto"/>
            <w:szCs w:val="24"/>
          </w:rPr>
          <w:t>reservatórios</w:t>
        </w:r>
      </w:ins>
      <w:ins w:id="45" w:author="Diogo da Silva Magalhaes Gomes" w:date="2018-07-12T10:10:00Z">
        <w:r w:rsidR="000815AB" w:rsidRPr="00027680">
          <w:rPr>
            <w:b w:val="0"/>
            <w:i/>
            <w:color w:val="auto"/>
            <w:szCs w:val="24"/>
          </w:rPr>
          <w:t xml:space="preserve">, </w:t>
        </w:r>
      </w:ins>
      <w:ins w:id="46" w:author="Diogo da Silva Magalhaes Gomes" w:date="2018-07-12T10:15:00Z">
        <w:r w:rsidR="000815AB">
          <w:rPr>
            <w:b w:val="0"/>
            <w:i/>
            <w:color w:val="auto"/>
            <w:szCs w:val="24"/>
          </w:rPr>
          <w:t xml:space="preserve">elevação e escoamento, perfuração e completação </w:t>
        </w:r>
        <w:r w:rsidR="000815AB" w:rsidRPr="000815AB">
          <w:rPr>
            <w:b w:val="0"/>
            <w:color w:val="auto"/>
            <w:szCs w:val="24"/>
            <w:rPrChange w:id="47" w:author="Diogo da Silva Magalhaes Gomes" w:date="2018-07-12T10:18:00Z">
              <w:rPr>
                <w:b w:val="0"/>
                <w:i/>
                <w:color w:val="auto"/>
                <w:szCs w:val="24"/>
              </w:rPr>
            </w:rPrChange>
          </w:rPr>
          <w:t>e</w:t>
        </w:r>
        <w:r w:rsidR="000815AB">
          <w:rPr>
            <w:b w:val="0"/>
            <w:i/>
            <w:color w:val="auto"/>
            <w:szCs w:val="24"/>
          </w:rPr>
          <w:t xml:space="preserve"> derivados de petr</w:t>
        </w:r>
      </w:ins>
      <w:ins w:id="48" w:author="Diogo da Silva Magalhaes Gomes" w:date="2018-07-12T10:16:00Z">
        <w:r w:rsidR="000815AB">
          <w:rPr>
            <w:b w:val="0"/>
            <w:i/>
            <w:color w:val="auto"/>
            <w:szCs w:val="24"/>
          </w:rPr>
          <w:t>óleo</w:t>
        </w:r>
      </w:ins>
      <w:ins w:id="49" w:author="Diogo da Silva Magalhaes Gomes" w:date="2018-07-12T10:17:00Z">
        <w:r w:rsidR="000815AB">
          <w:rPr>
            <w:b w:val="0"/>
            <w:i/>
            <w:color w:val="auto"/>
            <w:szCs w:val="24"/>
          </w:rPr>
          <w:t xml:space="preserve">, </w:t>
        </w:r>
        <w:r w:rsidR="000815AB" w:rsidRPr="000815AB">
          <w:rPr>
            <w:b w:val="0"/>
            <w:color w:val="auto"/>
            <w:szCs w:val="24"/>
            <w:rPrChange w:id="50" w:author="Diogo da Silva Magalhaes Gomes" w:date="2018-07-12T10:17:00Z">
              <w:rPr>
                <w:b w:val="0"/>
                <w:i/>
                <w:color w:val="auto"/>
                <w:szCs w:val="24"/>
              </w:rPr>
            </w:rPrChange>
          </w:rPr>
          <w:t>conforme descrito na Tabela 4</w:t>
        </w:r>
      </w:ins>
      <w:ins w:id="51" w:author="Diogo da Silva Magalhaes Gomes" w:date="2018-07-12T10:16:00Z">
        <w:r w:rsidR="000815AB">
          <w:rPr>
            <w:b w:val="0"/>
            <w:i/>
            <w:color w:val="auto"/>
            <w:szCs w:val="24"/>
          </w:rPr>
          <w:t>.</w:t>
        </w:r>
      </w:ins>
      <w:ins w:id="52" w:author="Diogo da Silva Magalhaes Gomes" w:date="2018-07-12T10:18:00Z">
        <w:r w:rsidR="000815AB">
          <w:rPr>
            <w:b w:val="0"/>
            <w:color w:val="auto"/>
            <w:szCs w:val="24"/>
          </w:rPr>
          <w:t xml:space="preserve"> </w:t>
        </w:r>
      </w:ins>
      <w:ins w:id="53" w:author="Diogo da Silva Magalhaes Gomes" w:date="2018-07-12T10:24:00Z">
        <w:r w:rsidR="00450DBE">
          <w:rPr>
            <w:b w:val="0"/>
            <w:color w:val="auto"/>
            <w:szCs w:val="24"/>
          </w:rPr>
          <w:t>A matriz contendo o</w:t>
        </w:r>
      </w:ins>
      <w:ins w:id="54" w:author="Diogo da Silva Magalhaes Gomes" w:date="2018-07-12T10:18:00Z">
        <w:r w:rsidR="000815AB">
          <w:rPr>
            <w:b w:val="0"/>
            <w:color w:val="auto"/>
            <w:szCs w:val="24"/>
          </w:rPr>
          <w:t xml:space="preserve">s índices de similaridade entre </w:t>
        </w:r>
      </w:ins>
      <w:ins w:id="55" w:author="Diogo da Silva Magalhaes Gomes" w:date="2018-07-12T10:20:00Z">
        <w:r w:rsidR="00450DBE">
          <w:rPr>
            <w:b w:val="0"/>
            <w:color w:val="auto"/>
            <w:szCs w:val="24"/>
          </w:rPr>
          <w:t>esses</w:t>
        </w:r>
      </w:ins>
      <w:ins w:id="56" w:author="Diogo da Silva Magalhaes Gomes" w:date="2018-07-12T10:18:00Z">
        <w:r w:rsidR="000815AB">
          <w:rPr>
            <w:b w:val="0"/>
            <w:color w:val="auto"/>
            <w:szCs w:val="24"/>
          </w:rPr>
          <w:t xml:space="preserve"> termos fo</w:t>
        </w:r>
      </w:ins>
      <w:ins w:id="57" w:author="Diogo da Silva Magalhaes Gomes" w:date="2018-07-12T10:25:00Z">
        <w:r w:rsidR="00450DBE">
          <w:rPr>
            <w:b w:val="0"/>
            <w:color w:val="auto"/>
            <w:szCs w:val="24"/>
          </w:rPr>
          <w:t>i</w:t>
        </w:r>
      </w:ins>
      <w:ins w:id="58" w:author="Diogo da Silva Magalhaes Gomes" w:date="2018-07-12T10:18:00Z">
        <w:r w:rsidR="00450DBE">
          <w:rPr>
            <w:b w:val="0"/>
            <w:color w:val="auto"/>
            <w:szCs w:val="24"/>
          </w:rPr>
          <w:t xml:space="preserve"> graficamente representada</w:t>
        </w:r>
        <w:r w:rsidR="000815AB">
          <w:rPr>
            <w:b w:val="0"/>
            <w:color w:val="auto"/>
            <w:szCs w:val="24"/>
          </w:rPr>
          <w:t xml:space="preserve"> em uma visualização do tipo </w:t>
        </w:r>
        <w:r w:rsidR="000815AB" w:rsidRPr="000815AB">
          <w:rPr>
            <w:b w:val="0"/>
            <w:i/>
            <w:color w:val="auto"/>
            <w:szCs w:val="24"/>
            <w:rPrChange w:id="59" w:author="Diogo da Silva Magalhaes Gomes" w:date="2018-07-12T10:19:00Z">
              <w:rPr>
                <w:b w:val="0"/>
                <w:color w:val="auto"/>
                <w:szCs w:val="24"/>
              </w:rPr>
            </w:rPrChange>
          </w:rPr>
          <w:t>heatmap</w:t>
        </w:r>
        <w:r w:rsidR="000815AB">
          <w:rPr>
            <w:b w:val="0"/>
            <w:color w:val="auto"/>
            <w:szCs w:val="24"/>
          </w:rPr>
          <w:t xml:space="preserve"> </w:t>
        </w:r>
      </w:ins>
      <w:ins w:id="60" w:author="Diogo da Silva Magalhaes Gomes" w:date="2018-07-12T10:33:00Z">
        <w:r w:rsidR="00720425">
          <w:rPr>
            <w:b w:val="0"/>
            <w:color w:val="auto"/>
            <w:szCs w:val="24"/>
          </w:rPr>
          <w:t>e os resultados são</w:t>
        </w:r>
      </w:ins>
      <w:ins w:id="61" w:author="Diogo da Silva Magalhaes Gomes" w:date="2018-07-12T10:21:00Z">
        <w:r w:rsidR="00450DBE">
          <w:rPr>
            <w:b w:val="0"/>
            <w:color w:val="auto"/>
            <w:szCs w:val="24"/>
          </w:rPr>
          <w:t xml:space="preserve"> apresentado</w:t>
        </w:r>
      </w:ins>
      <w:ins w:id="62" w:author="Diogo da Silva Magalhaes Gomes" w:date="2018-07-12T10:33:00Z">
        <w:r w:rsidR="00720425">
          <w:rPr>
            <w:b w:val="0"/>
            <w:color w:val="auto"/>
            <w:szCs w:val="24"/>
          </w:rPr>
          <w:t>s</w:t>
        </w:r>
      </w:ins>
      <w:ins w:id="63" w:author="Diogo da Silva Magalhaes Gomes" w:date="2018-07-12T10:21:00Z">
        <w:r w:rsidR="00450DBE">
          <w:rPr>
            <w:b w:val="0"/>
            <w:color w:val="auto"/>
            <w:szCs w:val="24"/>
          </w:rPr>
          <w:t xml:space="preserve"> na Figura 3</w:t>
        </w:r>
      </w:ins>
      <w:ins w:id="64" w:author="Diogo da Silva Magalhaes Gomes" w:date="2018-07-12T10:25:00Z">
        <w:r w:rsidR="00450DBE">
          <w:rPr>
            <w:b w:val="0"/>
            <w:color w:val="auto"/>
            <w:szCs w:val="24"/>
          </w:rPr>
          <w:t>.</w:t>
        </w:r>
      </w:ins>
      <w:ins w:id="65" w:author="Diogo da Silva Magalhaes Gomes" w:date="2018-07-12T10:21:00Z">
        <w:r w:rsidR="00450DBE">
          <w:rPr>
            <w:b w:val="0"/>
            <w:color w:val="auto"/>
            <w:szCs w:val="24"/>
          </w:rPr>
          <w:t xml:space="preserve"> </w:t>
        </w:r>
      </w:ins>
      <w:ins w:id="66" w:author="Diogo da Silva Magalhaes Gomes" w:date="2018-07-12T10:25:00Z">
        <w:r w:rsidR="00450DBE">
          <w:rPr>
            <w:b w:val="0"/>
            <w:color w:val="auto"/>
            <w:szCs w:val="24"/>
          </w:rPr>
          <w:t>É possível observar</w:t>
        </w:r>
      </w:ins>
      <w:ins w:id="67" w:author="Diogo da Silva Magalhaes Gomes" w:date="2018-07-12T10:22:00Z">
        <w:r w:rsidR="00450DBE">
          <w:rPr>
            <w:b w:val="0"/>
            <w:color w:val="auto"/>
            <w:szCs w:val="24"/>
          </w:rPr>
          <w:t xml:space="preserve"> altos índices de similaridade entre os termos de um mesmo subdomínio, enquanto termos de subdom</w:t>
        </w:r>
      </w:ins>
      <w:ins w:id="68" w:author="Diogo da Silva Magalhaes Gomes" w:date="2018-07-12T10:23:00Z">
        <w:r w:rsidR="00450DBE">
          <w:rPr>
            <w:b w:val="0"/>
            <w:color w:val="auto"/>
            <w:szCs w:val="24"/>
          </w:rPr>
          <w:t xml:space="preserve">ínios </w:t>
        </w:r>
      </w:ins>
      <w:ins w:id="69" w:author="Diogo da Silva Magalhaes Gomes" w:date="2018-07-12T10:26:00Z">
        <w:r w:rsidR="00450DBE">
          <w:rPr>
            <w:b w:val="0"/>
            <w:color w:val="auto"/>
            <w:szCs w:val="24"/>
          </w:rPr>
          <w:t>diferentes</w:t>
        </w:r>
      </w:ins>
      <w:ins w:id="70" w:author="Diogo da Silva Magalhaes Gomes" w:date="2018-07-12T10:23:00Z">
        <w:r w:rsidR="00450DBE">
          <w:rPr>
            <w:b w:val="0"/>
            <w:color w:val="auto"/>
            <w:szCs w:val="24"/>
          </w:rPr>
          <w:t xml:space="preserve"> apresentam baixos índices de similaridade, explicitando a formação de agrupamentos distintos e coesos.</w:t>
        </w:r>
      </w:ins>
    </w:p>
    <w:p w14:paraId="209AD44B" w14:textId="5796907B" w:rsidR="004F5396" w:rsidRDefault="00B541A6" w:rsidP="005F311F">
      <w:pPr>
        <w:pStyle w:val="Corpodetexto2"/>
        <w:ind w:firstLine="851"/>
        <w:rPr>
          <w:ins w:id="71" w:author="Diogo da Silva Magalhaes Gomes" w:date="2018-07-12T09:57:00Z"/>
          <w:b w:val="0"/>
          <w:color w:val="auto"/>
          <w:szCs w:val="24"/>
        </w:rPr>
      </w:pPr>
      <w:del w:id="72" w:author="Diogo da Silva Magalhaes Gomes" w:date="2018-07-12T10:30:00Z">
        <w:r w:rsidDel="00A02AB9">
          <w:rPr>
            <w:b w:val="0"/>
            <w:color w:val="auto"/>
            <w:szCs w:val="24"/>
          </w:rPr>
          <w:delText xml:space="preserve">, de forma que </w:delText>
        </w:r>
        <w:r w:rsidR="00104555" w:rsidDel="00A02AB9">
          <w:rPr>
            <w:b w:val="0"/>
            <w:color w:val="auto"/>
            <w:szCs w:val="24"/>
          </w:rPr>
          <w:delText xml:space="preserve">suas matrizes de </w:delText>
        </w:r>
        <w:r w:rsidDel="00A02AB9">
          <w:rPr>
            <w:b w:val="0"/>
            <w:color w:val="auto"/>
            <w:szCs w:val="24"/>
          </w:rPr>
          <w:delText xml:space="preserve">similaridade foram graficamente </w:delText>
        </w:r>
        <w:r w:rsidR="001C64F9" w:rsidDel="00A02AB9">
          <w:rPr>
            <w:b w:val="0"/>
            <w:color w:val="auto"/>
            <w:szCs w:val="24"/>
          </w:rPr>
          <w:delText>representadas</w:delText>
        </w:r>
        <w:r w:rsidDel="00A02AB9">
          <w:rPr>
            <w:b w:val="0"/>
            <w:color w:val="auto"/>
            <w:szCs w:val="24"/>
          </w:rPr>
          <w:delText xml:space="preserve"> em uma visualização do tipo </w:delText>
        </w:r>
        <w:r w:rsidRPr="00245763" w:rsidDel="00A02AB9">
          <w:rPr>
            <w:b w:val="0"/>
            <w:i/>
            <w:color w:val="auto"/>
            <w:szCs w:val="24"/>
          </w:rPr>
          <w:delText>heatmap</w:delText>
        </w:r>
        <w:r w:rsidDel="00A02AB9">
          <w:rPr>
            <w:b w:val="0"/>
            <w:color w:val="auto"/>
            <w:szCs w:val="24"/>
          </w:rPr>
          <w:delText>.</w:delText>
        </w:r>
        <w:r w:rsidR="00F13253" w:rsidDel="00A02AB9">
          <w:rPr>
            <w:b w:val="0"/>
            <w:color w:val="auto"/>
            <w:szCs w:val="24"/>
          </w:rPr>
          <w:delText xml:space="preserve"> Os resultados são apresentados na Figura 3, onde se </w:delText>
        </w:r>
        <w:r w:rsidR="00681198" w:rsidDel="00A02AB9">
          <w:rPr>
            <w:b w:val="0"/>
            <w:color w:val="auto"/>
            <w:szCs w:val="24"/>
          </w:rPr>
          <w:delText xml:space="preserve">observam </w:delText>
        </w:r>
        <w:r w:rsidR="00F13253" w:rsidDel="00A02AB9">
          <w:rPr>
            <w:b w:val="0"/>
            <w:color w:val="auto"/>
            <w:szCs w:val="24"/>
          </w:rPr>
          <w:delText>altos índices de similaridade, conforme o esperado para os termos relacionados</w:delText>
        </w:r>
        <w:r w:rsidR="00681198" w:rsidDel="00A02AB9">
          <w:rPr>
            <w:b w:val="0"/>
            <w:color w:val="auto"/>
            <w:szCs w:val="24"/>
          </w:rPr>
          <w:delText xml:space="preserve"> em cada subdomínio</w:delText>
        </w:r>
        <w:r w:rsidR="00F13253" w:rsidDel="00A02AB9">
          <w:rPr>
            <w:b w:val="0"/>
            <w:color w:val="auto"/>
            <w:szCs w:val="24"/>
          </w:rPr>
          <w:delText>.</w:delText>
        </w:r>
      </w:del>
    </w:p>
    <w:p w14:paraId="5CB38539" w14:textId="6BF49520" w:rsidR="004F5396" w:rsidRPr="00D4576F" w:rsidRDefault="004F5396" w:rsidP="004F5396">
      <w:pPr>
        <w:jc w:val="center"/>
        <w:rPr>
          <w:ins w:id="73" w:author="Diogo da Silva Magalhaes Gomes" w:date="2018-07-12T09:57:00Z"/>
          <w:b/>
          <w:lang w:val="pt-BR"/>
        </w:rPr>
      </w:pPr>
      <w:ins w:id="74" w:author="Diogo da Silva Magalhaes Gomes" w:date="2018-07-12T09:57:00Z">
        <w:r w:rsidRPr="00D4576F">
          <w:rPr>
            <w:lang w:val="pt-BR"/>
          </w:rPr>
          <w:t xml:space="preserve">Tabela </w:t>
        </w:r>
      </w:ins>
      <w:ins w:id="75" w:author="Diogo da Silva Magalhaes Gomes" w:date="2018-07-12T10:30:00Z">
        <w:r w:rsidR="00A02AB9">
          <w:rPr>
            <w:lang w:val="pt-BR"/>
          </w:rPr>
          <w:t>4</w:t>
        </w:r>
      </w:ins>
      <w:ins w:id="76" w:author="Diogo da Silva Magalhaes Gomes" w:date="2018-07-12T09:57:00Z">
        <w:r w:rsidRPr="00D4576F">
          <w:rPr>
            <w:lang w:val="pt-BR"/>
          </w:rPr>
          <w:t xml:space="preserve"> – Listagem dos </w:t>
        </w:r>
      </w:ins>
      <w:ins w:id="77" w:author="Diogo da Silva Magalhaes Gomes" w:date="2018-07-12T10:04:00Z">
        <w:r>
          <w:rPr>
            <w:lang w:val="pt-BR"/>
          </w:rPr>
          <w:t>termos associados a cada subdom</w:t>
        </w:r>
      </w:ins>
      <w:ins w:id="78" w:author="Diogo da Silva Magalhaes Gomes" w:date="2018-07-12T10:05:00Z">
        <w:r>
          <w:rPr>
            <w:lang w:val="pt-BR"/>
          </w:rPr>
          <w:t>ínio de O&amp;G</w:t>
        </w:r>
      </w:ins>
    </w:p>
    <w:p w14:paraId="6E0AB1CC" w14:textId="77777777" w:rsidR="004F5396" w:rsidRPr="00561ABF" w:rsidRDefault="004F5396" w:rsidP="004F5396">
      <w:pPr>
        <w:rPr>
          <w:ins w:id="79" w:author="Diogo da Silva Magalhaes Gomes" w:date="2018-07-12T09:57:00Z"/>
          <w:lang w:val="pt-BR" w:eastAsia="zh-CN"/>
        </w:rPr>
      </w:pPr>
    </w:p>
    <w:tbl>
      <w:tblPr>
        <w:tblW w:w="9855" w:type="dxa"/>
        <w:jc w:val="center"/>
        <w:tblLook w:val="0420" w:firstRow="1" w:lastRow="0" w:firstColumn="0" w:lastColumn="0" w:noHBand="0" w:noVBand="1"/>
        <w:tblPrChange w:id="80" w:author="Diogo da Silva Magalhaes Gomes" w:date="2018-07-12T10:32:00Z">
          <w:tblPr>
            <w:tblW w:w="9855" w:type="dxa"/>
            <w:jc w:val="center"/>
            <w:tblLook w:val="0420" w:firstRow="1" w:lastRow="0" w:firstColumn="0" w:lastColumn="0" w:noHBand="0" w:noVBand="1"/>
          </w:tblPr>
        </w:tblPrChange>
      </w:tblPr>
      <w:tblGrid>
        <w:gridCol w:w="3077"/>
        <w:gridCol w:w="2072"/>
        <w:gridCol w:w="2226"/>
        <w:gridCol w:w="2480"/>
        <w:tblGridChange w:id="81">
          <w:tblGrid>
            <w:gridCol w:w="3077"/>
            <w:gridCol w:w="705"/>
            <w:gridCol w:w="1367"/>
            <w:gridCol w:w="1557"/>
            <w:gridCol w:w="669"/>
            <w:gridCol w:w="2480"/>
            <w:gridCol w:w="3149"/>
          </w:tblGrid>
        </w:tblGridChange>
      </w:tblGrid>
      <w:tr w:rsidR="004F5396" w:rsidRPr="007146AE" w14:paraId="67B47D32" w14:textId="77777777" w:rsidTr="00F53672">
        <w:trPr>
          <w:trHeight w:val="275"/>
          <w:jc w:val="center"/>
          <w:ins w:id="82" w:author="Diogo da Silva Magalhaes Gomes" w:date="2018-07-12T09:57:00Z"/>
          <w:trPrChange w:id="83" w:author="Diogo da Silva Magalhaes Gomes" w:date="2018-07-12T10:32:00Z">
            <w:trPr>
              <w:trHeight w:val="275"/>
              <w:jc w:val="center"/>
            </w:trPr>
          </w:trPrChange>
        </w:trPr>
        <w:tc>
          <w:tcPr>
            <w:tcW w:w="3077" w:type="dxa"/>
            <w:tcBorders>
              <w:top w:val="single" w:sz="8" w:space="0" w:color="auto"/>
              <w:bottom w:val="single" w:sz="8" w:space="0" w:color="auto"/>
            </w:tcBorders>
            <w:shd w:val="clear" w:color="auto" w:fill="FFFFFF"/>
            <w:vAlign w:val="center"/>
            <w:hideMark/>
            <w:tcPrChange w:id="84" w:author="Diogo da Silva Magalhaes Gomes" w:date="2018-07-12T10:32:00Z">
              <w:tcPr>
                <w:tcW w:w="3782" w:type="dxa"/>
                <w:gridSpan w:val="2"/>
                <w:tcBorders>
                  <w:top w:val="single" w:sz="8" w:space="0" w:color="auto"/>
                  <w:bottom w:val="single" w:sz="8" w:space="0" w:color="auto"/>
                </w:tcBorders>
                <w:shd w:val="clear" w:color="auto" w:fill="FFFFFF"/>
                <w:hideMark/>
              </w:tcPr>
            </w:tcPrChange>
          </w:tcPr>
          <w:p w14:paraId="2B53D400" w14:textId="092BA84D" w:rsidR="004F5396" w:rsidRPr="007146AE" w:rsidRDefault="004F5396" w:rsidP="00F53672">
            <w:pPr>
              <w:jc w:val="center"/>
              <w:rPr>
                <w:ins w:id="85" w:author="Diogo da Silva Magalhaes Gomes" w:date="2018-07-12T09:57:00Z"/>
                <w:b/>
                <w:bCs/>
                <w:i/>
                <w:iCs/>
              </w:rPr>
            </w:pPr>
            <w:ins w:id="86" w:author="Diogo da Silva Magalhaes Gomes" w:date="2018-07-12T09:58:00Z">
              <w:r>
                <w:rPr>
                  <w:b/>
                  <w:bCs/>
                  <w:i/>
                  <w:iCs/>
                  <w:lang w:val="pt-BR"/>
                </w:rPr>
                <w:t>Reservatório</w:t>
              </w:r>
            </w:ins>
            <w:ins w:id="87" w:author="Diogo da Silva Magalhaes Gomes" w:date="2018-07-12T09:59:00Z">
              <w:r>
                <w:rPr>
                  <w:b/>
                  <w:bCs/>
                  <w:i/>
                  <w:iCs/>
                  <w:lang w:val="pt-BR"/>
                </w:rPr>
                <w:t>s</w:t>
              </w:r>
            </w:ins>
          </w:p>
        </w:tc>
        <w:tc>
          <w:tcPr>
            <w:tcW w:w="2072" w:type="dxa"/>
            <w:tcBorders>
              <w:top w:val="single" w:sz="8" w:space="0" w:color="auto"/>
              <w:bottom w:val="single" w:sz="8" w:space="0" w:color="auto"/>
            </w:tcBorders>
            <w:shd w:val="clear" w:color="auto" w:fill="FFFFFF"/>
            <w:vAlign w:val="center"/>
            <w:tcPrChange w:id="88" w:author="Diogo da Silva Magalhaes Gomes" w:date="2018-07-12T10:32:00Z">
              <w:tcPr>
                <w:tcW w:w="2924" w:type="dxa"/>
                <w:gridSpan w:val="2"/>
                <w:tcBorders>
                  <w:top w:val="single" w:sz="8" w:space="0" w:color="auto"/>
                  <w:bottom w:val="single" w:sz="8" w:space="0" w:color="auto"/>
                </w:tcBorders>
                <w:shd w:val="clear" w:color="auto" w:fill="FFFFFF"/>
              </w:tcPr>
            </w:tcPrChange>
          </w:tcPr>
          <w:p w14:paraId="6D9963B9" w14:textId="6E6E984D" w:rsidR="004F5396" w:rsidRPr="007146AE" w:rsidRDefault="004F5396" w:rsidP="00F53672">
            <w:pPr>
              <w:jc w:val="center"/>
              <w:rPr>
                <w:ins w:id="89" w:author="Diogo da Silva Magalhaes Gomes" w:date="2018-07-12T09:58:00Z"/>
                <w:b/>
                <w:bCs/>
                <w:i/>
                <w:iCs/>
              </w:rPr>
            </w:pPr>
            <w:ins w:id="90" w:author="Diogo da Silva Magalhaes Gomes" w:date="2018-07-12T09:58:00Z">
              <w:r>
                <w:rPr>
                  <w:b/>
                  <w:bCs/>
                  <w:i/>
                  <w:iCs/>
                </w:rPr>
                <w:t>Elevação e Escoamento</w:t>
              </w:r>
            </w:ins>
          </w:p>
        </w:tc>
        <w:tc>
          <w:tcPr>
            <w:tcW w:w="2226" w:type="dxa"/>
            <w:tcBorders>
              <w:top w:val="single" w:sz="8" w:space="0" w:color="auto"/>
              <w:bottom w:val="single" w:sz="8" w:space="0" w:color="auto"/>
            </w:tcBorders>
            <w:shd w:val="clear" w:color="auto" w:fill="FFFFFF"/>
            <w:vAlign w:val="center"/>
            <w:tcPrChange w:id="91" w:author="Diogo da Silva Magalhaes Gomes" w:date="2018-07-12T10:32:00Z">
              <w:tcPr>
                <w:tcW w:w="3149" w:type="dxa"/>
                <w:gridSpan w:val="2"/>
                <w:tcBorders>
                  <w:top w:val="single" w:sz="8" w:space="0" w:color="auto"/>
                  <w:bottom w:val="single" w:sz="8" w:space="0" w:color="auto"/>
                </w:tcBorders>
                <w:shd w:val="clear" w:color="auto" w:fill="FFFFFF"/>
              </w:tcPr>
            </w:tcPrChange>
          </w:tcPr>
          <w:p w14:paraId="79265F05" w14:textId="1B6013F6" w:rsidR="004F5396" w:rsidRPr="007146AE" w:rsidRDefault="004F5396" w:rsidP="00720425">
            <w:pPr>
              <w:jc w:val="center"/>
              <w:rPr>
                <w:ins w:id="92" w:author="Diogo da Silva Magalhaes Gomes" w:date="2018-07-12T09:58:00Z"/>
                <w:b/>
                <w:bCs/>
                <w:i/>
                <w:iCs/>
              </w:rPr>
            </w:pPr>
            <w:ins w:id="93" w:author="Diogo da Silva Magalhaes Gomes" w:date="2018-07-12T09:58:00Z">
              <w:r>
                <w:rPr>
                  <w:b/>
                  <w:bCs/>
                  <w:i/>
                  <w:iCs/>
                </w:rPr>
                <w:t>Perfuração e Completaçao</w:t>
              </w:r>
            </w:ins>
          </w:p>
        </w:tc>
        <w:tc>
          <w:tcPr>
            <w:tcW w:w="2480" w:type="dxa"/>
            <w:tcBorders>
              <w:top w:val="single" w:sz="8" w:space="0" w:color="auto"/>
              <w:bottom w:val="single" w:sz="8" w:space="0" w:color="auto"/>
            </w:tcBorders>
            <w:shd w:val="clear" w:color="auto" w:fill="FFFFFF"/>
            <w:vAlign w:val="center"/>
            <w:hideMark/>
            <w:tcPrChange w:id="94" w:author="Diogo da Silva Magalhaes Gomes" w:date="2018-07-12T10:32:00Z">
              <w:tcPr>
                <w:tcW w:w="3149" w:type="dxa"/>
                <w:tcBorders>
                  <w:top w:val="single" w:sz="8" w:space="0" w:color="auto"/>
                  <w:bottom w:val="single" w:sz="8" w:space="0" w:color="auto"/>
                </w:tcBorders>
                <w:shd w:val="clear" w:color="auto" w:fill="FFFFFF"/>
                <w:hideMark/>
              </w:tcPr>
            </w:tcPrChange>
          </w:tcPr>
          <w:p w14:paraId="49F8C543" w14:textId="5937779C" w:rsidR="004F5396" w:rsidRPr="007146AE" w:rsidRDefault="004F5396" w:rsidP="006D7A44">
            <w:pPr>
              <w:jc w:val="center"/>
              <w:rPr>
                <w:ins w:id="95" w:author="Diogo da Silva Magalhaes Gomes" w:date="2018-07-12T09:57:00Z"/>
                <w:b/>
                <w:bCs/>
                <w:i/>
                <w:iCs/>
              </w:rPr>
            </w:pPr>
            <w:ins w:id="96" w:author="Diogo da Silva Magalhaes Gomes" w:date="2018-07-12T09:59:00Z">
              <w:r>
                <w:rPr>
                  <w:b/>
                  <w:bCs/>
                  <w:i/>
                  <w:iCs/>
                </w:rPr>
                <w:t>Derivados de Petróleo</w:t>
              </w:r>
            </w:ins>
          </w:p>
        </w:tc>
      </w:tr>
      <w:tr w:rsidR="004F5396" w:rsidRPr="007146AE" w14:paraId="760EFB31" w14:textId="77777777" w:rsidTr="004F5396">
        <w:trPr>
          <w:trHeight w:val="328"/>
          <w:jc w:val="center"/>
          <w:ins w:id="97" w:author="Diogo da Silva Magalhaes Gomes" w:date="2018-07-12T09:57:00Z"/>
          <w:trPrChange w:id="98" w:author="Diogo da Silva Magalhaes Gomes" w:date="2018-07-12T09:59:00Z">
            <w:trPr>
              <w:trHeight w:val="328"/>
              <w:jc w:val="center"/>
            </w:trPr>
          </w:trPrChange>
        </w:trPr>
        <w:tc>
          <w:tcPr>
            <w:tcW w:w="3077" w:type="dxa"/>
            <w:tcBorders>
              <w:top w:val="single" w:sz="8" w:space="0" w:color="auto"/>
              <w:bottom w:val="single" w:sz="4" w:space="0" w:color="auto"/>
            </w:tcBorders>
            <w:shd w:val="clear" w:color="auto" w:fill="F2F2F2"/>
            <w:vAlign w:val="center"/>
            <w:hideMark/>
            <w:tcPrChange w:id="99" w:author="Diogo da Silva Magalhaes Gomes" w:date="2018-07-12T09:59:00Z">
              <w:tcPr>
                <w:tcW w:w="3782" w:type="dxa"/>
                <w:gridSpan w:val="2"/>
                <w:tcBorders>
                  <w:top w:val="single" w:sz="8" w:space="0" w:color="auto"/>
                  <w:bottom w:val="single" w:sz="4" w:space="0" w:color="auto"/>
                </w:tcBorders>
                <w:shd w:val="clear" w:color="auto" w:fill="F2F2F2"/>
                <w:vAlign w:val="center"/>
                <w:hideMark/>
              </w:tcPr>
            </w:tcPrChange>
          </w:tcPr>
          <w:p w14:paraId="1233C98C" w14:textId="71D479FA" w:rsidR="004F5396" w:rsidRPr="007146AE" w:rsidRDefault="004F5396" w:rsidP="00450DBE">
            <w:pPr>
              <w:jc w:val="center"/>
              <w:rPr>
                <w:ins w:id="100" w:author="Diogo da Silva Magalhaes Gomes" w:date="2018-07-12T09:57:00Z"/>
              </w:rPr>
            </w:pPr>
            <w:ins w:id="101" w:author="Diogo da Silva Magalhaes Gomes" w:date="2018-07-12T09:59:00Z">
              <w:r>
                <w:t>fluido</w:t>
              </w:r>
            </w:ins>
          </w:p>
        </w:tc>
        <w:tc>
          <w:tcPr>
            <w:tcW w:w="2072" w:type="dxa"/>
            <w:tcBorders>
              <w:top w:val="single" w:sz="8" w:space="0" w:color="auto"/>
              <w:bottom w:val="single" w:sz="4" w:space="0" w:color="auto"/>
            </w:tcBorders>
            <w:shd w:val="clear" w:color="auto" w:fill="F2F2F2"/>
            <w:tcPrChange w:id="102" w:author="Diogo da Silva Magalhaes Gomes" w:date="2018-07-12T09:59:00Z">
              <w:tcPr>
                <w:tcW w:w="2924" w:type="dxa"/>
                <w:gridSpan w:val="2"/>
                <w:tcBorders>
                  <w:top w:val="single" w:sz="8" w:space="0" w:color="auto"/>
                  <w:bottom w:val="single" w:sz="4" w:space="0" w:color="auto"/>
                </w:tcBorders>
                <w:shd w:val="clear" w:color="auto" w:fill="F2F2F2"/>
              </w:tcPr>
            </w:tcPrChange>
          </w:tcPr>
          <w:p w14:paraId="2D5678B8" w14:textId="03B845E1" w:rsidR="004F5396" w:rsidRPr="004F5396" w:rsidRDefault="004F5396" w:rsidP="00450DBE">
            <w:pPr>
              <w:jc w:val="center"/>
              <w:rPr>
                <w:ins w:id="103" w:author="Diogo da Silva Magalhaes Gomes" w:date="2018-07-12T09:58:00Z"/>
                <w:rPrChange w:id="104" w:author="Diogo da Silva Magalhaes Gomes" w:date="2018-07-12T10:00:00Z">
                  <w:rPr>
                    <w:ins w:id="105" w:author="Diogo da Silva Magalhaes Gomes" w:date="2018-07-12T09:58:00Z"/>
                    <w:b/>
                  </w:rPr>
                </w:rPrChange>
              </w:rPr>
            </w:pPr>
            <w:ins w:id="106" w:author="Diogo da Silva Magalhaes Gomes" w:date="2018-07-12T10:00:00Z">
              <w:r w:rsidRPr="004F5396">
                <w:rPr>
                  <w:rPrChange w:id="107" w:author="Diogo da Silva Magalhaes Gomes" w:date="2018-07-12T10:00:00Z">
                    <w:rPr>
                      <w:b/>
                    </w:rPr>
                  </w:rPrChange>
                </w:rPr>
                <w:t>bop</w:t>
              </w:r>
            </w:ins>
          </w:p>
        </w:tc>
        <w:tc>
          <w:tcPr>
            <w:tcW w:w="2226" w:type="dxa"/>
            <w:tcBorders>
              <w:top w:val="single" w:sz="8" w:space="0" w:color="auto"/>
              <w:bottom w:val="single" w:sz="4" w:space="0" w:color="auto"/>
            </w:tcBorders>
            <w:shd w:val="clear" w:color="auto" w:fill="F2F2F2"/>
            <w:tcPrChange w:id="108" w:author="Diogo da Silva Magalhaes Gomes" w:date="2018-07-12T09:59:00Z">
              <w:tcPr>
                <w:tcW w:w="3149" w:type="dxa"/>
                <w:gridSpan w:val="2"/>
                <w:tcBorders>
                  <w:top w:val="single" w:sz="8" w:space="0" w:color="auto"/>
                  <w:bottom w:val="single" w:sz="4" w:space="0" w:color="auto"/>
                </w:tcBorders>
                <w:shd w:val="clear" w:color="auto" w:fill="F2F2F2"/>
              </w:tcPr>
            </w:tcPrChange>
          </w:tcPr>
          <w:p w14:paraId="4DB609CD" w14:textId="2761D9C6" w:rsidR="004F5396" w:rsidRPr="004F5396" w:rsidRDefault="004F5396" w:rsidP="00450DBE">
            <w:pPr>
              <w:jc w:val="center"/>
              <w:rPr>
                <w:ins w:id="109" w:author="Diogo da Silva Magalhaes Gomes" w:date="2018-07-12T09:58:00Z"/>
                <w:rPrChange w:id="110" w:author="Diogo da Silva Magalhaes Gomes" w:date="2018-07-12T10:00:00Z">
                  <w:rPr>
                    <w:ins w:id="111" w:author="Diogo da Silva Magalhaes Gomes" w:date="2018-07-12T09:58:00Z"/>
                    <w:b/>
                  </w:rPr>
                </w:rPrChange>
              </w:rPr>
            </w:pPr>
            <w:ins w:id="112" w:author="Diogo da Silva Magalhaes Gomes" w:date="2018-07-12T10:00:00Z">
              <w:r>
                <w:t>broca</w:t>
              </w:r>
            </w:ins>
          </w:p>
        </w:tc>
        <w:tc>
          <w:tcPr>
            <w:tcW w:w="2480" w:type="dxa"/>
            <w:tcBorders>
              <w:top w:val="single" w:sz="8" w:space="0" w:color="auto"/>
              <w:bottom w:val="single" w:sz="4" w:space="0" w:color="auto"/>
            </w:tcBorders>
            <w:shd w:val="clear" w:color="auto" w:fill="F2F2F2"/>
            <w:vAlign w:val="center"/>
            <w:tcPrChange w:id="113" w:author="Diogo da Silva Magalhaes Gomes" w:date="2018-07-12T09:59:00Z">
              <w:tcPr>
                <w:tcW w:w="3149" w:type="dxa"/>
                <w:tcBorders>
                  <w:top w:val="single" w:sz="8" w:space="0" w:color="auto"/>
                  <w:bottom w:val="single" w:sz="4" w:space="0" w:color="auto"/>
                </w:tcBorders>
                <w:shd w:val="clear" w:color="auto" w:fill="F2F2F2"/>
                <w:vAlign w:val="center"/>
              </w:tcPr>
            </w:tcPrChange>
          </w:tcPr>
          <w:p w14:paraId="67C7C64A" w14:textId="2BB35A00" w:rsidR="004F5396" w:rsidRPr="004F5396" w:rsidRDefault="004F5396" w:rsidP="00450DBE">
            <w:pPr>
              <w:jc w:val="center"/>
              <w:rPr>
                <w:ins w:id="114" w:author="Diogo da Silva Magalhaes Gomes" w:date="2018-07-12T09:57:00Z"/>
              </w:rPr>
            </w:pPr>
            <w:ins w:id="115" w:author="Diogo da Silva Magalhaes Gomes" w:date="2018-07-12T10:01:00Z">
              <w:r>
                <w:t>combustivel</w:t>
              </w:r>
            </w:ins>
          </w:p>
        </w:tc>
      </w:tr>
      <w:tr w:rsidR="004F5396" w:rsidRPr="007146AE" w14:paraId="663FEA01" w14:textId="77777777" w:rsidTr="004F5396">
        <w:trPr>
          <w:trHeight w:val="291"/>
          <w:jc w:val="center"/>
          <w:ins w:id="116" w:author="Diogo da Silva Magalhaes Gomes" w:date="2018-07-12T09:57:00Z"/>
          <w:trPrChange w:id="117" w:author="Diogo da Silva Magalhaes Gomes" w:date="2018-07-12T09:59:00Z">
            <w:trPr>
              <w:trHeight w:val="291"/>
              <w:jc w:val="center"/>
            </w:trPr>
          </w:trPrChange>
        </w:trPr>
        <w:tc>
          <w:tcPr>
            <w:tcW w:w="3077" w:type="dxa"/>
            <w:tcBorders>
              <w:top w:val="single" w:sz="4" w:space="0" w:color="auto"/>
              <w:bottom w:val="single" w:sz="4" w:space="0" w:color="auto"/>
            </w:tcBorders>
            <w:shd w:val="clear" w:color="auto" w:fill="auto"/>
            <w:vAlign w:val="center"/>
            <w:tcPrChange w:id="118" w:author="Diogo da Silva Magalhaes Gomes" w:date="2018-07-12T09:59:00Z">
              <w:tcPr>
                <w:tcW w:w="3782" w:type="dxa"/>
                <w:gridSpan w:val="2"/>
                <w:tcBorders>
                  <w:top w:val="single" w:sz="4" w:space="0" w:color="auto"/>
                  <w:bottom w:val="single" w:sz="4" w:space="0" w:color="auto"/>
                </w:tcBorders>
                <w:shd w:val="clear" w:color="auto" w:fill="auto"/>
                <w:vAlign w:val="center"/>
              </w:tcPr>
            </w:tcPrChange>
          </w:tcPr>
          <w:p w14:paraId="37C77FBC" w14:textId="04179A72" w:rsidR="004F5396" w:rsidRPr="0042180F" w:rsidRDefault="004F5396" w:rsidP="00450DBE">
            <w:pPr>
              <w:jc w:val="center"/>
              <w:rPr>
                <w:ins w:id="119" w:author="Diogo da Silva Magalhaes Gomes" w:date="2018-07-12T09:57:00Z"/>
                <w:lang w:val="pt-BR"/>
              </w:rPr>
            </w:pPr>
            <w:ins w:id="120" w:author="Diogo da Silva Magalhaes Gomes" w:date="2018-07-12T09:59:00Z">
              <w:r>
                <w:rPr>
                  <w:lang w:val="pt-BR"/>
                </w:rPr>
                <w:t>permeabilidade</w:t>
              </w:r>
            </w:ins>
          </w:p>
        </w:tc>
        <w:tc>
          <w:tcPr>
            <w:tcW w:w="2072" w:type="dxa"/>
            <w:tcBorders>
              <w:top w:val="single" w:sz="4" w:space="0" w:color="auto"/>
              <w:bottom w:val="single" w:sz="4" w:space="0" w:color="auto"/>
            </w:tcBorders>
            <w:tcPrChange w:id="121" w:author="Diogo da Silva Magalhaes Gomes" w:date="2018-07-12T09:59:00Z">
              <w:tcPr>
                <w:tcW w:w="2924" w:type="dxa"/>
                <w:gridSpan w:val="2"/>
                <w:tcBorders>
                  <w:top w:val="single" w:sz="4" w:space="0" w:color="auto"/>
                  <w:bottom w:val="single" w:sz="4" w:space="0" w:color="auto"/>
                </w:tcBorders>
              </w:tcPr>
            </w:tcPrChange>
          </w:tcPr>
          <w:p w14:paraId="6F9FA7A6" w14:textId="6B2298FD" w:rsidR="004F5396" w:rsidRPr="004F5396" w:rsidRDefault="004F5396" w:rsidP="00450DBE">
            <w:pPr>
              <w:jc w:val="center"/>
              <w:rPr>
                <w:ins w:id="122" w:author="Diogo da Silva Magalhaes Gomes" w:date="2018-07-12T09:58:00Z"/>
                <w:lang w:val="pt-BR"/>
                <w:rPrChange w:id="123" w:author="Diogo da Silva Magalhaes Gomes" w:date="2018-07-12T10:00:00Z">
                  <w:rPr>
                    <w:ins w:id="124" w:author="Diogo da Silva Magalhaes Gomes" w:date="2018-07-12T09:58:00Z"/>
                  </w:rPr>
                </w:rPrChange>
              </w:rPr>
            </w:pPr>
            <w:ins w:id="125" w:author="Diogo da Silva Magalhaes Gomes" w:date="2018-07-12T10:00:00Z">
              <w:r>
                <w:rPr>
                  <w:lang w:val="pt-BR"/>
                </w:rPr>
                <w:t>choque</w:t>
              </w:r>
            </w:ins>
          </w:p>
        </w:tc>
        <w:tc>
          <w:tcPr>
            <w:tcW w:w="2226" w:type="dxa"/>
            <w:tcBorders>
              <w:top w:val="single" w:sz="4" w:space="0" w:color="auto"/>
              <w:bottom w:val="single" w:sz="4" w:space="0" w:color="auto"/>
            </w:tcBorders>
            <w:tcPrChange w:id="126" w:author="Diogo da Silva Magalhaes Gomes" w:date="2018-07-12T09:59:00Z">
              <w:tcPr>
                <w:tcW w:w="3149" w:type="dxa"/>
                <w:gridSpan w:val="2"/>
                <w:tcBorders>
                  <w:top w:val="single" w:sz="4" w:space="0" w:color="auto"/>
                  <w:bottom w:val="single" w:sz="4" w:space="0" w:color="auto"/>
                </w:tcBorders>
              </w:tcPr>
            </w:tcPrChange>
          </w:tcPr>
          <w:p w14:paraId="12FF74A8" w14:textId="16F42FDA" w:rsidR="004F5396" w:rsidRPr="004F5396" w:rsidRDefault="004F5396" w:rsidP="00450DBE">
            <w:pPr>
              <w:jc w:val="center"/>
              <w:rPr>
                <w:ins w:id="127" w:author="Diogo da Silva Magalhaes Gomes" w:date="2018-07-12T09:58:00Z"/>
                <w:lang w:val="pt-BR"/>
                <w:rPrChange w:id="128" w:author="Diogo da Silva Magalhaes Gomes" w:date="2018-07-12T10:00:00Z">
                  <w:rPr>
                    <w:ins w:id="129" w:author="Diogo da Silva Magalhaes Gomes" w:date="2018-07-12T09:58:00Z"/>
                  </w:rPr>
                </w:rPrChange>
              </w:rPr>
            </w:pPr>
            <w:ins w:id="130" w:author="Diogo da Silva Magalhaes Gomes" w:date="2018-07-12T10:00:00Z">
              <w:r>
                <w:rPr>
                  <w:lang w:val="pt-BR"/>
                </w:rPr>
                <w:t>cimentacao</w:t>
              </w:r>
            </w:ins>
          </w:p>
        </w:tc>
        <w:tc>
          <w:tcPr>
            <w:tcW w:w="2480" w:type="dxa"/>
            <w:tcBorders>
              <w:top w:val="single" w:sz="4" w:space="0" w:color="auto"/>
              <w:bottom w:val="single" w:sz="4" w:space="0" w:color="auto"/>
            </w:tcBorders>
            <w:shd w:val="clear" w:color="auto" w:fill="auto"/>
            <w:vAlign w:val="center"/>
            <w:tcPrChange w:id="131" w:author="Diogo da Silva Magalhaes Gomes" w:date="2018-07-12T09:59:00Z">
              <w:tcPr>
                <w:tcW w:w="3149" w:type="dxa"/>
                <w:tcBorders>
                  <w:top w:val="single" w:sz="4" w:space="0" w:color="auto"/>
                  <w:bottom w:val="single" w:sz="4" w:space="0" w:color="auto"/>
                </w:tcBorders>
                <w:shd w:val="clear" w:color="auto" w:fill="auto"/>
                <w:vAlign w:val="center"/>
              </w:tcPr>
            </w:tcPrChange>
          </w:tcPr>
          <w:p w14:paraId="7B7C2FBA" w14:textId="24246F5D" w:rsidR="004F5396" w:rsidRPr="004F5396" w:rsidRDefault="004F5396" w:rsidP="00450DBE">
            <w:pPr>
              <w:jc w:val="center"/>
              <w:rPr>
                <w:ins w:id="132" w:author="Diogo da Silva Magalhaes Gomes" w:date="2018-07-12T09:57:00Z"/>
              </w:rPr>
            </w:pPr>
            <w:ins w:id="133" w:author="Diogo da Silva Magalhaes Gomes" w:date="2018-07-12T10:04:00Z">
              <w:r>
                <w:t>diesel</w:t>
              </w:r>
            </w:ins>
          </w:p>
        </w:tc>
      </w:tr>
      <w:tr w:rsidR="004F5396" w:rsidRPr="007146AE" w14:paraId="06F5D587" w14:textId="77777777" w:rsidTr="004F5396">
        <w:trPr>
          <w:trHeight w:val="282"/>
          <w:jc w:val="center"/>
          <w:ins w:id="134" w:author="Diogo da Silva Magalhaes Gomes" w:date="2018-07-12T09:57:00Z"/>
          <w:trPrChange w:id="135" w:author="Diogo da Silva Magalhaes Gomes" w:date="2018-07-12T09:59:00Z">
            <w:trPr>
              <w:trHeight w:val="282"/>
              <w:jc w:val="center"/>
            </w:trPr>
          </w:trPrChange>
        </w:trPr>
        <w:tc>
          <w:tcPr>
            <w:tcW w:w="3077" w:type="dxa"/>
            <w:tcBorders>
              <w:top w:val="single" w:sz="4" w:space="0" w:color="auto"/>
              <w:bottom w:val="single" w:sz="4" w:space="0" w:color="auto"/>
            </w:tcBorders>
            <w:shd w:val="clear" w:color="auto" w:fill="F2F2F2"/>
            <w:vAlign w:val="center"/>
            <w:tcPrChange w:id="136" w:author="Diogo da Silva Magalhaes Gomes" w:date="2018-07-12T09:59:00Z">
              <w:tcPr>
                <w:tcW w:w="3782" w:type="dxa"/>
                <w:gridSpan w:val="2"/>
                <w:tcBorders>
                  <w:top w:val="single" w:sz="4" w:space="0" w:color="auto"/>
                  <w:bottom w:val="single" w:sz="4" w:space="0" w:color="auto"/>
                </w:tcBorders>
                <w:shd w:val="clear" w:color="auto" w:fill="F2F2F2"/>
                <w:vAlign w:val="center"/>
              </w:tcPr>
            </w:tcPrChange>
          </w:tcPr>
          <w:p w14:paraId="3D0116E2" w14:textId="5B6F0E11" w:rsidR="004F5396" w:rsidRPr="007146AE" w:rsidRDefault="004F5396" w:rsidP="00450DBE">
            <w:pPr>
              <w:jc w:val="center"/>
              <w:rPr>
                <w:ins w:id="137" w:author="Diogo da Silva Magalhaes Gomes" w:date="2018-07-12T09:57:00Z"/>
              </w:rPr>
            </w:pPr>
            <w:ins w:id="138" w:author="Diogo da Silva Magalhaes Gomes" w:date="2018-07-12T09:59:00Z">
              <w:r>
                <w:t>porosidade</w:t>
              </w:r>
            </w:ins>
          </w:p>
        </w:tc>
        <w:tc>
          <w:tcPr>
            <w:tcW w:w="2072" w:type="dxa"/>
            <w:tcBorders>
              <w:top w:val="single" w:sz="4" w:space="0" w:color="auto"/>
              <w:bottom w:val="single" w:sz="4" w:space="0" w:color="auto"/>
            </w:tcBorders>
            <w:shd w:val="clear" w:color="auto" w:fill="F2F2F2"/>
            <w:tcPrChange w:id="139" w:author="Diogo da Silva Magalhaes Gomes" w:date="2018-07-12T09:59:00Z">
              <w:tcPr>
                <w:tcW w:w="2924" w:type="dxa"/>
                <w:gridSpan w:val="2"/>
                <w:tcBorders>
                  <w:top w:val="single" w:sz="4" w:space="0" w:color="auto"/>
                  <w:bottom w:val="single" w:sz="4" w:space="0" w:color="auto"/>
                </w:tcBorders>
                <w:shd w:val="clear" w:color="auto" w:fill="F2F2F2"/>
              </w:tcPr>
            </w:tcPrChange>
          </w:tcPr>
          <w:p w14:paraId="329CADD7" w14:textId="002ACF84" w:rsidR="004F5396" w:rsidRPr="004F5396" w:rsidRDefault="004F5396" w:rsidP="00450DBE">
            <w:pPr>
              <w:jc w:val="center"/>
              <w:rPr>
                <w:ins w:id="140" w:author="Diogo da Silva Magalhaes Gomes" w:date="2018-07-12T09:58:00Z"/>
              </w:rPr>
            </w:pPr>
            <w:ins w:id="141" w:author="Diogo da Silva Magalhaes Gomes" w:date="2018-07-12T10:00:00Z">
              <w:r>
                <w:t>pig</w:t>
              </w:r>
            </w:ins>
          </w:p>
        </w:tc>
        <w:tc>
          <w:tcPr>
            <w:tcW w:w="2226" w:type="dxa"/>
            <w:tcBorders>
              <w:top w:val="single" w:sz="4" w:space="0" w:color="auto"/>
              <w:bottom w:val="single" w:sz="4" w:space="0" w:color="auto"/>
            </w:tcBorders>
            <w:shd w:val="clear" w:color="auto" w:fill="F2F2F2"/>
            <w:tcPrChange w:id="142" w:author="Diogo da Silva Magalhaes Gomes" w:date="2018-07-12T09:59:00Z">
              <w:tcPr>
                <w:tcW w:w="3149" w:type="dxa"/>
                <w:gridSpan w:val="2"/>
                <w:tcBorders>
                  <w:top w:val="single" w:sz="4" w:space="0" w:color="auto"/>
                  <w:bottom w:val="single" w:sz="4" w:space="0" w:color="auto"/>
                </w:tcBorders>
                <w:shd w:val="clear" w:color="auto" w:fill="F2F2F2"/>
              </w:tcPr>
            </w:tcPrChange>
          </w:tcPr>
          <w:p w14:paraId="29190137" w14:textId="3687AD4A" w:rsidR="004F5396" w:rsidRPr="004F5396" w:rsidRDefault="004F5396" w:rsidP="00450DBE">
            <w:pPr>
              <w:jc w:val="center"/>
              <w:rPr>
                <w:ins w:id="143" w:author="Diogo da Silva Magalhaes Gomes" w:date="2018-07-12T09:58:00Z"/>
              </w:rPr>
            </w:pPr>
            <w:ins w:id="144" w:author="Diogo da Silva Magalhaes Gomes" w:date="2018-07-12T10:00:00Z">
              <w:r>
                <w:t>completacao</w:t>
              </w:r>
            </w:ins>
          </w:p>
        </w:tc>
        <w:tc>
          <w:tcPr>
            <w:tcW w:w="2480" w:type="dxa"/>
            <w:tcBorders>
              <w:top w:val="single" w:sz="4" w:space="0" w:color="auto"/>
              <w:bottom w:val="single" w:sz="4" w:space="0" w:color="auto"/>
            </w:tcBorders>
            <w:shd w:val="clear" w:color="auto" w:fill="F2F2F2"/>
            <w:vAlign w:val="center"/>
            <w:tcPrChange w:id="145" w:author="Diogo da Silva Magalhaes Gomes" w:date="2018-07-12T09:59:00Z">
              <w:tcPr>
                <w:tcW w:w="3149" w:type="dxa"/>
                <w:tcBorders>
                  <w:top w:val="single" w:sz="4" w:space="0" w:color="auto"/>
                  <w:bottom w:val="single" w:sz="4" w:space="0" w:color="auto"/>
                </w:tcBorders>
                <w:shd w:val="clear" w:color="auto" w:fill="F2F2F2"/>
                <w:vAlign w:val="center"/>
              </w:tcPr>
            </w:tcPrChange>
          </w:tcPr>
          <w:p w14:paraId="6DD7B2DE" w14:textId="6376F94B" w:rsidR="004F5396" w:rsidRPr="004F5396" w:rsidRDefault="004F5396" w:rsidP="004F5396">
            <w:pPr>
              <w:jc w:val="center"/>
              <w:rPr>
                <w:ins w:id="146" w:author="Diogo da Silva Magalhaes Gomes" w:date="2018-07-12T09:57:00Z"/>
              </w:rPr>
            </w:pPr>
            <w:ins w:id="147" w:author="Diogo da Silva Magalhaes Gomes" w:date="2018-07-12T10:04:00Z">
              <w:r>
                <w:t>gasolina</w:t>
              </w:r>
            </w:ins>
          </w:p>
        </w:tc>
      </w:tr>
      <w:tr w:rsidR="004F5396" w:rsidRPr="007146AE" w14:paraId="44C7BB37" w14:textId="77777777" w:rsidTr="004F5396">
        <w:trPr>
          <w:trHeight w:val="285"/>
          <w:jc w:val="center"/>
          <w:ins w:id="148" w:author="Diogo da Silva Magalhaes Gomes" w:date="2018-07-12T09:57:00Z"/>
          <w:trPrChange w:id="149" w:author="Diogo da Silva Magalhaes Gomes" w:date="2018-07-12T09:59:00Z">
            <w:trPr>
              <w:trHeight w:val="285"/>
              <w:jc w:val="center"/>
            </w:trPr>
          </w:trPrChange>
        </w:trPr>
        <w:tc>
          <w:tcPr>
            <w:tcW w:w="3077" w:type="dxa"/>
            <w:tcBorders>
              <w:top w:val="single" w:sz="4" w:space="0" w:color="auto"/>
              <w:bottom w:val="single" w:sz="4" w:space="0" w:color="auto"/>
            </w:tcBorders>
            <w:shd w:val="clear" w:color="auto" w:fill="auto"/>
            <w:vAlign w:val="center"/>
            <w:tcPrChange w:id="150" w:author="Diogo da Silva Magalhaes Gomes" w:date="2018-07-12T09:59:00Z">
              <w:tcPr>
                <w:tcW w:w="3782" w:type="dxa"/>
                <w:gridSpan w:val="2"/>
                <w:tcBorders>
                  <w:top w:val="single" w:sz="4" w:space="0" w:color="auto"/>
                  <w:bottom w:val="single" w:sz="4" w:space="0" w:color="auto"/>
                </w:tcBorders>
                <w:shd w:val="clear" w:color="auto" w:fill="auto"/>
                <w:vAlign w:val="center"/>
              </w:tcPr>
            </w:tcPrChange>
          </w:tcPr>
          <w:p w14:paraId="200D5EA8" w14:textId="7FC0F52D" w:rsidR="004F5396" w:rsidRPr="007146AE" w:rsidRDefault="004F5396" w:rsidP="00450DBE">
            <w:pPr>
              <w:jc w:val="center"/>
              <w:rPr>
                <w:ins w:id="151" w:author="Diogo da Silva Magalhaes Gomes" w:date="2018-07-12T09:57:00Z"/>
              </w:rPr>
            </w:pPr>
            <w:ins w:id="152" w:author="Diogo da Silva Magalhaes Gomes" w:date="2018-07-12T09:59:00Z">
              <w:r>
                <w:t>reservatorio</w:t>
              </w:r>
            </w:ins>
          </w:p>
        </w:tc>
        <w:tc>
          <w:tcPr>
            <w:tcW w:w="2072" w:type="dxa"/>
            <w:tcBorders>
              <w:top w:val="single" w:sz="4" w:space="0" w:color="auto"/>
              <w:bottom w:val="single" w:sz="4" w:space="0" w:color="auto"/>
            </w:tcBorders>
            <w:tcPrChange w:id="153" w:author="Diogo da Silva Magalhaes Gomes" w:date="2018-07-12T09:59:00Z">
              <w:tcPr>
                <w:tcW w:w="2924" w:type="dxa"/>
                <w:gridSpan w:val="2"/>
                <w:tcBorders>
                  <w:top w:val="single" w:sz="4" w:space="0" w:color="auto"/>
                  <w:bottom w:val="single" w:sz="4" w:space="0" w:color="auto"/>
                </w:tcBorders>
              </w:tcPr>
            </w:tcPrChange>
          </w:tcPr>
          <w:p w14:paraId="2485D21A" w14:textId="44B25948" w:rsidR="004F5396" w:rsidRPr="004F5396" w:rsidRDefault="004F5396" w:rsidP="00450DBE">
            <w:pPr>
              <w:jc w:val="center"/>
              <w:rPr>
                <w:ins w:id="154" w:author="Diogo da Silva Magalhaes Gomes" w:date="2018-07-12T09:58:00Z"/>
              </w:rPr>
            </w:pPr>
            <w:ins w:id="155" w:author="Diogo da Silva Magalhaes Gomes" w:date="2018-07-12T10:00:00Z">
              <w:r>
                <w:t>riser</w:t>
              </w:r>
            </w:ins>
          </w:p>
        </w:tc>
        <w:tc>
          <w:tcPr>
            <w:tcW w:w="2226" w:type="dxa"/>
            <w:tcBorders>
              <w:top w:val="single" w:sz="4" w:space="0" w:color="auto"/>
              <w:bottom w:val="single" w:sz="4" w:space="0" w:color="auto"/>
            </w:tcBorders>
            <w:tcPrChange w:id="156" w:author="Diogo da Silva Magalhaes Gomes" w:date="2018-07-12T09:59:00Z">
              <w:tcPr>
                <w:tcW w:w="3149" w:type="dxa"/>
                <w:gridSpan w:val="2"/>
                <w:tcBorders>
                  <w:top w:val="single" w:sz="4" w:space="0" w:color="auto"/>
                  <w:bottom w:val="single" w:sz="4" w:space="0" w:color="auto"/>
                </w:tcBorders>
              </w:tcPr>
            </w:tcPrChange>
          </w:tcPr>
          <w:p w14:paraId="0ABB83B1" w14:textId="3575CB60" w:rsidR="004F5396" w:rsidRPr="004F5396" w:rsidRDefault="004F5396" w:rsidP="00450DBE">
            <w:pPr>
              <w:jc w:val="center"/>
              <w:rPr>
                <w:ins w:id="157" w:author="Diogo da Silva Magalhaes Gomes" w:date="2018-07-12T09:58:00Z"/>
              </w:rPr>
            </w:pPr>
            <w:ins w:id="158" w:author="Diogo da Silva Magalhaes Gomes" w:date="2018-07-12T10:00:00Z">
              <w:r>
                <w:t>perfuracao</w:t>
              </w:r>
            </w:ins>
          </w:p>
        </w:tc>
        <w:tc>
          <w:tcPr>
            <w:tcW w:w="2480" w:type="dxa"/>
            <w:tcBorders>
              <w:top w:val="single" w:sz="4" w:space="0" w:color="auto"/>
              <w:bottom w:val="single" w:sz="4" w:space="0" w:color="auto"/>
            </w:tcBorders>
            <w:shd w:val="clear" w:color="auto" w:fill="auto"/>
            <w:vAlign w:val="center"/>
            <w:tcPrChange w:id="159" w:author="Diogo da Silva Magalhaes Gomes" w:date="2018-07-12T09:59:00Z">
              <w:tcPr>
                <w:tcW w:w="3149" w:type="dxa"/>
                <w:tcBorders>
                  <w:top w:val="single" w:sz="4" w:space="0" w:color="auto"/>
                  <w:bottom w:val="single" w:sz="4" w:space="0" w:color="auto"/>
                </w:tcBorders>
                <w:shd w:val="clear" w:color="auto" w:fill="auto"/>
                <w:vAlign w:val="center"/>
              </w:tcPr>
            </w:tcPrChange>
          </w:tcPr>
          <w:p w14:paraId="3BF518DD" w14:textId="4F88CAD6" w:rsidR="004F5396" w:rsidRPr="004F5396" w:rsidRDefault="004F5396" w:rsidP="00450DBE">
            <w:pPr>
              <w:jc w:val="center"/>
              <w:rPr>
                <w:ins w:id="160" w:author="Diogo da Silva Magalhaes Gomes" w:date="2018-07-12T09:57:00Z"/>
              </w:rPr>
            </w:pPr>
            <w:ins w:id="161" w:author="Diogo da Silva Magalhaes Gomes" w:date="2018-07-12T10:04:00Z">
              <w:r>
                <w:t>glp</w:t>
              </w:r>
            </w:ins>
          </w:p>
        </w:tc>
      </w:tr>
      <w:tr w:rsidR="004F5396" w:rsidRPr="007146AE" w14:paraId="422B0A3C" w14:textId="77777777" w:rsidTr="004F5396">
        <w:trPr>
          <w:trHeight w:val="290"/>
          <w:jc w:val="center"/>
          <w:ins w:id="162" w:author="Diogo da Silva Magalhaes Gomes" w:date="2018-07-12T09:57:00Z"/>
          <w:trPrChange w:id="163" w:author="Diogo da Silva Magalhaes Gomes" w:date="2018-07-12T09:59:00Z">
            <w:trPr>
              <w:trHeight w:val="290"/>
              <w:jc w:val="center"/>
            </w:trPr>
          </w:trPrChange>
        </w:trPr>
        <w:tc>
          <w:tcPr>
            <w:tcW w:w="3077" w:type="dxa"/>
            <w:tcBorders>
              <w:top w:val="single" w:sz="4" w:space="0" w:color="auto"/>
              <w:bottom w:val="single" w:sz="4" w:space="0" w:color="auto"/>
            </w:tcBorders>
            <w:shd w:val="clear" w:color="auto" w:fill="F2F2F2"/>
            <w:vAlign w:val="center"/>
            <w:tcPrChange w:id="164" w:author="Diogo da Silva Magalhaes Gomes" w:date="2018-07-12T09:59:00Z">
              <w:tcPr>
                <w:tcW w:w="3782" w:type="dxa"/>
                <w:gridSpan w:val="2"/>
                <w:tcBorders>
                  <w:top w:val="single" w:sz="4" w:space="0" w:color="auto"/>
                  <w:bottom w:val="single" w:sz="4" w:space="0" w:color="auto"/>
                </w:tcBorders>
                <w:shd w:val="clear" w:color="auto" w:fill="F2F2F2"/>
                <w:vAlign w:val="center"/>
              </w:tcPr>
            </w:tcPrChange>
          </w:tcPr>
          <w:p w14:paraId="3D65FA28" w14:textId="1D74A8A8" w:rsidR="004F5396" w:rsidRPr="007146AE" w:rsidRDefault="004F5396" w:rsidP="00450DBE">
            <w:pPr>
              <w:jc w:val="center"/>
              <w:rPr>
                <w:ins w:id="165" w:author="Diogo da Silva Magalhaes Gomes" w:date="2018-07-12T09:57:00Z"/>
              </w:rPr>
            </w:pPr>
            <w:ins w:id="166" w:author="Diogo da Silva Magalhaes Gomes" w:date="2018-07-12T09:59:00Z">
              <w:r>
                <w:t>rocha</w:t>
              </w:r>
            </w:ins>
          </w:p>
        </w:tc>
        <w:tc>
          <w:tcPr>
            <w:tcW w:w="2072" w:type="dxa"/>
            <w:tcBorders>
              <w:top w:val="single" w:sz="4" w:space="0" w:color="auto"/>
              <w:bottom w:val="single" w:sz="4" w:space="0" w:color="auto"/>
            </w:tcBorders>
            <w:shd w:val="clear" w:color="auto" w:fill="F2F2F2"/>
            <w:tcPrChange w:id="167" w:author="Diogo da Silva Magalhaes Gomes" w:date="2018-07-12T09:59:00Z">
              <w:tcPr>
                <w:tcW w:w="2924" w:type="dxa"/>
                <w:gridSpan w:val="2"/>
                <w:tcBorders>
                  <w:top w:val="single" w:sz="4" w:space="0" w:color="auto"/>
                  <w:bottom w:val="single" w:sz="4" w:space="0" w:color="auto"/>
                </w:tcBorders>
                <w:shd w:val="clear" w:color="auto" w:fill="F2F2F2"/>
              </w:tcPr>
            </w:tcPrChange>
          </w:tcPr>
          <w:p w14:paraId="0DF1A8C3" w14:textId="3A23099B" w:rsidR="004F5396" w:rsidRPr="004F5396" w:rsidRDefault="004F5396" w:rsidP="00450DBE">
            <w:pPr>
              <w:jc w:val="center"/>
              <w:rPr>
                <w:ins w:id="168" w:author="Diogo da Silva Magalhaes Gomes" w:date="2018-07-12T09:58:00Z"/>
              </w:rPr>
            </w:pPr>
            <w:ins w:id="169" w:author="Diogo da Silva Magalhaes Gomes" w:date="2018-07-12T10:00:00Z">
              <w:r>
                <w:t>rotativa</w:t>
              </w:r>
            </w:ins>
          </w:p>
        </w:tc>
        <w:tc>
          <w:tcPr>
            <w:tcW w:w="2226" w:type="dxa"/>
            <w:tcBorders>
              <w:top w:val="single" w:sz="4" w:space="0" w:color="auto"/>
              <w:bottom w:val="single" w:sz="4" w:space="0" w:color="auto"/>
            </w:tcBorders>
            <w:shd w:val="clear" w:color="auto" w:fill="F2F2F2"/>
            <w:tcPrChange w:id="170" w:author="Diogo da Silva Magalhaes Gomes" w:date="2018-07-12T09:59:00Z">
              <w:tcPr>
                <w:tcW w:w="3149" w:type="dxa"/>
                <w:gridSpan w:val="2"/>
                <w:tcBorders>
                  <w:top w:val="single" w:sz="4" w:space="0" w:color="auto"/>
                  <w:bottom w:val="single" w:sz="4" w:space="0" w:color="auto"/>
                </w:tcBorders>
                <w:shd w:val="clear" w:color="auto" w:fill="F2F2F2"/>
              </w:tcPr>
            </w:tcPrChange>
          </w:tcPr>
          <w:p w14:paraId="6504F1A3" w14:textId="2331B08B" w:rsidR="004F5396" w:rsidRPr="004F5396" w:rsidRDefault="004F5396" w:rsidP="00450DBE">
            <w:pPr>
              <w:jc w:val="center"/>
              <w:rPr>
                <w:ins w:id="171" w:author="Diogo da Silva Magalhaes Gomes" w:date="2018-07-12T09:58:00Z"/>
              </w:rPr>
            </w:pPr>
            <w:ins w:id="172" w:author="Diogo da Silva Magalhaes Gomes" w:date="2018-07-12T10:01:00Z">
              <w:r>
                <w:t>pocos</w:t>
              </w:r>
            </w:ins>
          </w:p>
        </w:tc>
        <w:tc>
          <w:tcPr>
            <w:tcW w:w="2480" w:type="dxa"/>
            <w:tcBorders>
              <w:top w:val="single" w:sz="4" w:space="0" w:color="auto"/>
              <w:bottom w:val="single" w:sz="4" w:space="0" w:color="auto"/>
            </w:tcBorders>
            <w:shd w:val="clear" w:color="auto" w:fill="F2F2F2"/>
            <w:vAlign w:val="center"/>
            <w:tcPrChange w:id="173" w:author="Diogo da Silva Magalhaes Gomes" w:date="2018-07-12T09:59:00Z">
              <w:tcPr>
                <w:tcW w:w="3149" w:type="dxa"/>
                <w:tcBorders>
                  <w:top w:val="single" w:sz="4" w:space="0" w:color="auto"/>
                  <w:bottom w:val="single" w:sz="4" w:space="0" w:color="auto"/>
                </w:tcBorders>
                <w:shd w:val="clear" w:color="auto" w:fill="F2F2F2"/>
                <w:vAlign w:val="center"/>
              </w:tcPr>
            </w:tcPrChange>
          </w:tcPr>
          <w:p w14:paraId="0C3AADD2" w14:textId="1A44923A" w:rsidR="004F5396" w:rsidRPr="004F5396" w:rsidRDefault="004F5396" w:rsidP="00450DBE">
            <w:pPr>
              <w:jc w:val="center"/>
              <w:rPr>
                <w:ins w:id="174" w:author="Diogo da Silva Magalhaes Gomes" w:date="2018-07-12T09:57:00Z"/>
              </w:rPr>
            </w:pPr>
            <w:ins w:id="175" w:author="Diogo da Silva Magalhaes Gomes" w:date="2018-07-12T10:04:00Z">
              <w:r>
                <w:t>nafta</w:t>
              </w:r>
            </w:ins>
          </w:p>
        </w:tc>
      </w:tr>
      <w:tr w:rsidR="004F5396" w:rsidRPr="007146AE" w14:paraId="49399370" w14:textId="77777777" w:rsidTr="004F5396">
        <w:trPr>
          <w:trHeight w:val="290"/>
          <w:jc w:val="center"/>
          <w:ins w:id="176" w:author="Diogo da Silva Magalhaes Gomes" w:date="2018-07-12T09:59:00Z"/>
        </w:trPr>
        <w:tc>
          <w:tcPr>
            <w:tcW w:w="3077" w:type="dxa"/>
            <w:tcBorders>
              <w:top w:val="single" w:sz="4" w:space="0" w:color="auto"/>
              <w:bottom w:val="single" w:sz="4" w:space="0" w:color="auto"/>
            </w:tcBorders>
            <w:shd w:val="clear" w:color="auto" w:fill="F2F2F2"/>
            <w:vAlign w:val="center"/>
          </w:tcPr>
          <w:p w14:paraId="3BBD76DA" w14:textId="6531F5A9" w:rsidR="004F5396" w:rsidRDefault="004F5396" w:rsidP="00450DBE">
            <w:pPr>
              <w:jc w:val="center"/>
              <w:rPr>
                <w:ins w:id="177" w:author="Diogo da Silva Magalhaes Gomes" w:date="2018-07-12T09:59:00Z"/>
              </w:rPr>
            </w:pPr>
            <w:ins w:id="178" w:author="Diogo da Silva Magalhaes Gomes" w:date="2018-07-12T09:59:00Z">
              <w:r>
                <w:t>viscosidade</w:t>
              </w:r>
            </w:ins>
          </w:p>
        </w:tc>
        <w:tc>
          <w:tcPr>
            <w:tcW w:w="2072" w:type="dxa"/>
            <w:tcBorders>
              <w:top w:val="single" w:sz="4" w:space="0" w:color="auto"/>
              <w:bottom w:val="single" w:sz="4" w:space="0" w:color="auto"/>
            </w:tcBorders>
            <w:shd w:val="clear" w:color="auto" w:fill="F2F2F2"/>
          </w:tcPr>
          <w:p w14:paraId="6E855D6A" w14:textId="20C21C90" w:rsidR="004F5396" w:rsidRPr="004F5396" w:rsidRDefault="004F5396" w:rsidP="00450DBE">
            <w:pPr>
              <w:jc w:val="center"/>
              <w:rPr>
                <w:ins w:id="179" w:author="Diogo da Silva Magalhaes Gomes" w:date="2018-07-12T09:59:00Z"/>
              </w:rPr>
            </w:pPr>
            <w:ins w:id="180" w:author="Diogo da Silva Magalhaes Gomes" w:date="2018-07-12T10:00:00Z">
              <w:r>
                <w:t>valvula</w:t>
              </w:r>
            </w:ins>
          </w:p>
        </w:tc>
        <w:tc>
          <w:tcPr>
            <w:tcW w:w="2226" w:type="dxa"/>
            <w:tcBorders>
              <w:top w:val="single" w:sz="4" w:space="0" w:color="auto"/>
              <w:bottom w:val="single" w:sz="4" w:space="0" w:color="auto"/>
            </w:tcBorders>
            <w:shd w:val="clear" w:color="auto" w:fill="F2F2F2"/>
          </w:tcPr>
          <w:p w14:paraId="0D5D8BA5" w14:textId="127EBBD6" w:rsidR="004F5396" w:rsidRPr="004F5396" w:rsidRDefault="004F5396" w:rsidP="00450DBE">
            <w:pPr>
              <w:jc w:val="center"/>
              <w:rPr>
                <w:ins w:id="181" w:author="Diogo da Silva Magalhaes Gomes" w:date="2018-07-12T09:59:00Z"/>
              </w:rPr>
            </w:pPr>
            <w:ins w:id="182" w:author="Diogo da Silva Magalhaes Gomes" w:date="2018-07-12T10:01:00Z">
              <w:r>
                <w:t>sonda</w:t>
              </w:r>
            </w:ins>
          </w:p>
        </w:tc>
        <w:tc>
          <w:tcPr>
            <w:tcW w:w="2480" w:type="dxa"/>
            <w:tcBorders>
              <w:top w:val="single" w:sz="4" w:space="0" w:color="auto"/>
              <w:bottom w:val="single" w:sz="4" w:space="0" w:color="auto"/>
            </w:tcBorders>
            <w:shd w:val="clear" w:color="auto" w:fill="F2F2F2"/>
            <w:vAlign w:val="center"/>
          </w:tcPr>
          <w:p w14:paraId="58C2EE37" w14:textId="6B69A365" w:rsidR="004F5396" w:rsidRPr="004F5396" w:rsidRDefault="004F5396" w:rsidP="00450DBE">
            <w:pPr>
              <w:jc w:val="center"/>
              <w:rPr>
                <w:ins w:id="183" w:author="Diogo da Silva Magalhaes Gomes" w:date="2018-07-12T09:59:00Z"/>
              </w:rPr>
            </w:pPr>
            <w:ins w:id="184" w:author="Diogo da Silva Magalhaes Gomes" w:date="2018-07-12T10:04:00Z">
              <w:r>
                <w:t>querosene</w:t>
              </w:r>
            </w:ins>
          </w:p>
        </w:tc>
      </w:tr>
    </w:tbl>
    <w:p w14:paraId="08347B70" w14:textId="77777777" w:rsidR="004F5396" w:rsidRPr="00D572A6" w:rsidRDefault="004F5396" w:rsidP="004F5396">
      <w:pPr>
        <w:pStyle w:val="Corpodetexto2"/>
        <w:rPr>
          <w:ins w:id="185" w:author="Diogo da Silva Magalhaes Gomes" w:date="2018-07-12T09:57:00Z"/>
          <w:b w:val="0"/>
          <w:color w:val="0000FF"/>
          <w:sz w:val="20"/>
        </w:rPr>
      </w:pPr>
    </w:p>
    <w:p w14:paraId="12BBAE25" w14:textId="77777777" w:rsidR="004F5396" w:rsidRDefault="004F5396" w:rsidP="005F311F">
      <w:pPr>
        <w:pStyle w:val="Corpodetexto2"/>
        <w:ind w:firstLine="851"/>
        <w:rPr>
          <w:b w:val="0"/>
          <w:color w:val="auto"/>
          <w:szCs w:val="24"/>
        </w:rPr>
      </w:pPr>
    </w:p>
    <w:p w14:paraId="269D5014" w14:textId="2BA019D1" w:rsidR="00F13253" w:rsidDel="00720425" w:rsidRDefault="00503C7F">
      <w:pPr>
        <w:pStyle w:val="Corpodetexto2"/>
        <w:rPr>
          <w:del w:id="186" w:author="Diogo da Silva Magalhaes Gomes" w:date="2018-07-12T10:33:00Z"/>
          <w:b w:val="0"/>
          <w:color w:val="auto"/>
          <w:szCs w:val="24"/>
        </w:rPr>
      </w:pPr>
      <w:del w:id="187" w:author="Diogo da Silva Magalhaes Gomes" w:date="2018-07-12T10:34:00Z">
        <w:r w:rsidDel="00720425">
          <w:rPr>
            <w:b w:val="0"/>
            <w:noProof/>
            <w:lang w:eastAsia="pt-BR"/>
          </w:rPr>
          <mc:AlternateContent>
            <mc:Choice Requires="wps">
              <w:drawing>
                <wp:anchor distT="45720" distB="45720" distL="114300" distR="114300" simplePos="0" relativeHeight="251593728" behindDoc="0" locked="0" layoutInCell="1" allowOverlap="1" wp14:anchorId="13D84431" wp14:editId="15426280">
                  <wp:simplePos x="0" y="0"/>
                  <wp:positionH relativeFrom="column">
                    <wp:posOffset>333375</wp:posOffset>
                  </wp:positionH>
                  <wp:positionV relativeFrom="paragraph">
                    <wp:posOffset>164409</wp:posOffset>
                  </wp:positionV>
                  <wp:extent cx="2162175" cy="265430"/>
                  <wp:effectExtent l="0" t="0" r="0" b="127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65430"/>
                          </a:xfrm>
                          <a:prstGeom prst="rect">
                            <a:avLst/>
                          </a:prstGeom>
                          <a:noFill/>
                          <a:ln w="9525">
                            <a:noFill/>
                            <a:miter lim="800000"/>
                            <a:headEnd/>
                            <a:tailEnd/>
                          </a:ln>
                        </wps:spPr>
                        <wps:txbx>
                          <w:txbxContent>
                            <w:p w14:paraId="0D33DA9A" w14:textId="0E1CA5D9" w:rsidR="00450DBE" w:rsidRPr="00F13253" w:rsidRDefault="00450DBE" w:rsidP="00F13253">
                              <w:pPr>
                                <w:pStyle w:val="PargrafodaLista"/>
                                <w:ind w:left="0"/>
                                <w:rPr>
                                  <w:i/>
                                  <w:lang w:val="pt-BR"/>
                                </w:rPr>
                              </w:pPr>
                              <w:r>
                                <w:rPr>
                                  <w:i/>
                                  <w:lang w:val="pt-BR"/>
                                </w:rPr>
                                <w:t xml:space="preserve">(a) </w:t>
                              </w:r>
                              <w:r w:rsidRPr="00F13253">
                                <w:rPr>
                                  <w:i/>
                                  <w:lang w:val="pt-BR"/>
                                </w:rPr>
                                <w:t>Conceitos de reservatório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84431" id="Caixa de Texto 2" o:spid="_x0000_s1039" type="#_x0000_t202" style="position:absolute;left:0;text-align:left;margin-left:26.25pt;margin-top:12.95pt;width:170.25pt;height:20.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" filled="f" stroked="f">
                  <v:textbox>
                    <w:txbxContent>
                      <w:p w14:paraId="0D33DA9A" w14:textId="0E1CA5D9" w:rsidR="00450DBE" w:rsidRPr="00F13253" w:rsidRDefault="00450DBE" w:rsidP="00F13253">
                        <w:pPr>
                          <w:pStyle w:val="PargrafodaLista"/>
                          <w:ind w:left="0"/>
                          <w:rPr>
                            <w:i/>
                            <w:lang w:val="pt-BR"/>
                          </w:rPr>
                        </w:pPr>
                        <w:r>
                          <w:rPr>
                            <w:i/>
                            <w:lang w:val="pt-BR"/>
                          </w:rPr>
                          <w:t xml:space="preserve">(a) </w:t>
                        </w:r>
                        <w:r w:rsidRPr="00F13253">
                          <w:rPr>
                            <w:i/>
                            <w:lang w:val="pt-BR"/>
                          </w:rPr>
                          <w:t>Conceitos de reservatório</w:t>
                        </w:r>
                      </w:p>
                    </w:txbxContent>
                  </v:textbox>
                </v:shape>
              </w:pict>
            </mc:Fallback>
          </mc:AlternateContent>
        </w:r>
        <w:r w:rsidR="00251BAB" w:rsidDel="00720425">
          <w:rPr>
            <w:b w:val="0"/>
            <w:noProof/>
            <w:lang w:eastAsia="pt-BR"/>
          </w:rPr>
          <mc:AlternateContent>
            <mc:Choice Requires="wps">
              <w:drawing>
                <wp:anchor distT="45720" distB="45720" distL="114300" distR="114300" simplePos="0" relativeHeight="251596800" behindDoc="0" locked="0" layoutInCell="1" allowOverlap="1" wp14:anchorId="61328334" wp14:editId="380B311B">
                  <wp:simplePos x="0" y="0"/>
                  <wp:positionH relativeFrom="column">
                    <wp:posOffset>3373699</wp:posOffset>
                  </wp:positionH>
                  <wp:positionV relativeFrom="paragraph">
                    <wp:posOffset>157480</wp:posOffset>
                  </wp:positionV>
                  <wp:extent cx="2295525" cy="265430"/>
                  <wp:effectExtent l="0" t="0" r="0" b="127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65430"/>
                          </a:xfrm>
                          <a:prstGeom prst="rect">
                            <a:avLst/>
                          </a:prstGeom>
                          <a:noFill/>
                          <a:ln w="9525">
                            <a:noFill/>
                            <a:miter lim="800000"/>
                            <a:headEnd/>
                            <a:tailEnd/>
                          </a:ln>
                        </wps:spPr>
                        <wps:txbx>
                          <w:txbxContent>
                            <w:p w14:paraId="67BB9251" w14:textId="08DB63EA" w:rsidR="00450DBE" w:rsidRPr="00F13253" w:rsidRDefault="00450DBE" w:rsidP="00F13253">
                              <w:pPr>
                                <w:pStyle w:val="PargrafodaLista"/>
                                <w:ind w:left="0"/>
                                <w:rPr>
                                  <w:i/>
                                  <w:lang w:val="pt-BR"/>
                                </w:rPr>
                              </w:pPr>
                              <w:r>
                                <w:rPr>
                                  <w:i/>
                                  <w:lang w:val="pt-BR"/>
                                </w:rPr>
                                <w:t xml:space="preserve">(b) </w:t>
                              </w:r>
                              <w:r w:rsidRPr="00F13253">
                                <w:rPr>
                                  <w:i/>
                                  <w:lang w:val="pt-BR"/>
                                </w:rPr>
                                <w:t xml:space="preserve">Conceitos de </w:t>
                              </w:r>
                              <w:r>
                                <w:rPr>
                                  <w:i/>
                                  <w:lang w:val="pt-BR"/>
                                </w:rPr>
                                <w:t>elevação e escoamento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28334" id="_x0000_s1040" type="#_x0000_t202" style="position:absolute;left:0;text-align:left;margin-left:265.65pt;margin-top:12.4pt;width:180.75pt;height:20.9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" filled="f" stroked="f">
                  <v:textbox>
                    <w:txbxContent>
                      <w:p w14:paraId="67BB9251" w14:textId="08DB63EA" w:rsidR="00450DBE" w:rsidRPr="00F13253" w:rsidRDefault="00450DBE" w:rsidP="00F13253">
                        <w:pPr>
                          <w:pStyle w:val="PargrafodaLista"/>
                          <w:ind w:left="0"/>
                          <w:rPr>
                            <w:i/>
                            <w:lang w:val="pt-BR"/>
                          </w:rPr>
                        </w:pPr>
                        <w:r>
                          <w:rPr>
                            <w:i/>
                            <w:lang w:val="pt-BR"/>
                          </w:rPr>
                          <w:t xml:space="preserve">(b) </w:t>
                        </w:r>
                        <w:r w:rsidRPr="00F13253">
                          <w:rPr>
                            <w:i/>
                            <w:lang w:val="pt-BR"/>
                          </w:rPr>
                          <w:t xml:space="preserve">Conceitos de </w:t>
                        </w:r>
                        <w:r>
                          <w:rPr>
                            <w:i/>
                            <w:lang w:val="pt-BR"/>
                          </w:rPr>
                          <w:t>elevação e escoamento</w:t>
                        </w:r>
                      </w:p>
                    </w:txbxContent>
                  </v:textbox>
                </v:shape>
              </w:pict>
            </mc:Fallback>
          </mc:AlternateContent>
        </w:r>
      </w:del>
    </w:p>
    <w:p w14:paraId="40460B48" w14:textId="24E7D9F4" w:rsidR="003E2FEF" w:rsidRPr="003E2FEF" w:rsidDel="00720425" w:rsidRDefault="00BA4198">
      <w:pPr>
        <w:pStyle w:val="Corpodetexto2"/>
        <w:rPr>
          <w:del w:id="188" w:author="Diogo da Silva Magalhaes Gomes" w:date="2018-07-12T10:33:00Z"/>
          <w:sz w:val="20"/>
        </w:rPr>
        <w:pPrChange w:id="189" w:author="Diogo da Silva Magalhaes Gomes" w:date="2018-07-12T10:33:00Z">
          <w:pPr>
            <w:pStyle w:val="texto"/>
            <w:keepNext/>
            <w:spacing w:after="0" w:line="240" w:lineRule="auto"/>
            <w:ind w:firstLine="0"/>
            <w:jc w:val="center"/>
          </w:pPr>
        </w:pPrChange>
      </w:pPr>
      <w:del w:id="190" w:author="Diogo da Silva Magalhaes Gomes" w:date="2018-07-12T10:33:00Z">
        <w:r w:rsidDel="00720425">
          <w:rPr>
            <w:b w:val="0"/>
            <w:noProof/>
            <w:lang w:eastAsia="pt-BR"/>
          </w:rPr>
          <w:drawing>
            <wp:anchor distT="0" distB="0" distL="114300" distR="114300" simplePos="0" relativeHeight="251569152" behindDoc="0" locked="0" layoutInCell="1" allowOverlap="1" wp14:anchorId="42FED958" wp14:editId="5B555D3F">
              <wp:simplePos x="0" y="0"/>
              <wp:positionH relativeFrom="column">
                <wp:posOffset>3232785</wp:posOffset>
              </wp:positionH>
              <wp:positionV relativeFrom="paragraph">
                <wp:posOffset>149860</wp:posOffset>
              </wp:positionV>
              <wp:extent cx="2933700" cy="2340610"/>
              <wp:effectExtent l="0" t="0" r="0" b="254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3700" cy="2340610"/>
                      </a:xfrm>
                      <a:prstGeom prst="rect">
                        <a:avLst/>
                      </a:prstGeom>
                    </pic:spPr>
                  </pic:pic>
                </a:graphicData>
              </a:graphic>
              <wp14:sizeRelH relativeFrom="page">
                <wp14:pctWidth>0</wp14:pctWidth>
              </wp14:sizeRelH>
              <wp14:sizeRelV relativeFrom="page">
                <wp14:pctHeight>0</wp14:pctHeight>
              </wp14:sizeRelV>
            </wp:anchor>
          </w:drawing>
        </w:r>
        <w:r w:rsidR="00B06189" w:rsidDel="00720425">
          <w:rPr>
            <w:b w:val="0"/>
            <w:noProof/>
            <w:lang w:eastAsia="pt-BR"/>
          </w:rPr>
          <w:drawing>
            <wp:anchor distT="0" distB="0" distL="114300" distR="114300" simplePos="0" relativeHeight="251497472" behindDoc="0" locked="0" layoutInCell="1" allowOverlap="1" wp14:anchorId="65023CEF" wp14:editId="718C26FC">
              <wp:simplePos x="0" y="0"/>
              <wp:positionH relativeFrom="column">
                <wp:posOffset>-69794</wp:posOffset>
              </wp:positionH>
              <wp:positionV relativeFrom="paragraph">
                <wp:posOffset>144780</wp:posOffset>
              </wp:positionV>
              <wp:extent cx="3205493" cy="2316145"/>
              <wp:effectExtent l="0" t="0" r="0" b="825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295"/>
                      <a:stretch/>
                    </pic:blipFill>
                    <pic:spPr bwMode="auto">
                      <a:xfrm>
                        <a:off x="0" y="0"/>
                        <a:ext cx="3205493" cy="231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2984B653" w14:textId="439A44D8" w:rsidR="001B0CAB" w:rsidDel="00720425" w:rsidRDefault="001B0CAB">
      <w:pPr>
        <w:pStyle w:val="Corpodetexto2"/>
        <w:rPr>
          <w:del w:id="191" w:author="Diogo da Silva Magalhaes Gomes" w:date="2018-07-12T10:33:00Z"/>
          <w:noProof/>
          <w:lang w:eastAsia="pt-BR"/>
        </w:rPr>
      </w:pPr>
    </w:p>
    <w:p w14:paraId="0A8E7F43" w14:textId="104FE1BF" w:rsidR="00F13253" w:rsidDel="00720425" w:rsidRDefault="00F13253">
      <w:pPr>
        <w:pStyle w:val="Corpodetexto2"/>
        <w:rPr>
          <w:del w:id="192" w:author="Diogo da Silva Magalhaes Gomes" w:date="2018-07-12T10:33:00Z"/>
          <w:noProof/>
          <w:lang w:eastAsia="pt-BR"/>
        </w:rPr>
      </w:pPr>
    </w:p>
    <w:p w14:paraId="24EE2E71" w14:textId="6394169B" w:rsidR="00F13253" w:rsidDel="00720425" w:rsidRDefault="00F13253">
      <w:pPr>
        <w:pStyle w:val="Corpodetexto2"/>
        <w:rPr>
          <w:del w:id="193" w:author="Diogo da Silva Magalhaes Gomes" w:date="2018-07-12T10:33:00Z"/>
          <w:noProof/>
          <w:lang w:eastAsia="pt-BR"/>
        </w:rPr>
      </w:pPr>
    </w:p>
    <w:p w14:paraId="0EAE7280" w14:textId="43341751" w:rsidR="00F13253" w:rsidDel="00720425" w:rsidRDefault="00F13253">
      <w:pPr>
        <w:pStyle w:val="Corpodetexto2"/>
        <w:rPr>
          <w:del w:id="194" w:author="Diogo da Silva Magalhaes Gomes" w:date="2018-07-12T10:33:00Z"/>
          <w:noProof/>
          <w:lang w:eastAsia="pt-BR"/>
        </w:rPr>
      </w:pPr>
    </w:p>
    <w:p w14:paraId="0272AE50" w14:textId="406F648E" w:rsidR="00F13253" w:rsidDel="00720425" w:rsidRDefault="00F13253">
      <w:pPr>
        <w:pStyle w:val="Corpodetexto2"/>
        <w:rPr>
          <w:del w:id="195" w:author="Diogo da Silva Magalhaes Gomes" w:date="2018-07-12T10:33:00Z"/>
          <w:noProof/>
          <w:lang w:eastAsia="pt-BR"/>
        </w:rPr>
      </w:pPr>
    </w:p>
    <w:p w14:paraId="3AE54969" w14:textId="0C71652B" w:rsidR="00B541A6" w:rsidDel="00720425" w:rsidRDefault="00B541A6">
      <w:pPr>
        <w:pStyle w:val="Corpodetexto2"/>
        <w:rPr>
          <w:del w:id="196" w:author="Diogo da Silva Magalhaes Gomes" w:date="2018-07-12T10:33:00Z"/>
          <w:b w:val="0"/>
          <w:color w:val="auto"/>
          <w:szCs w:val="24"/>
        </w:rPr>
      </w:pPr>
    </w:p>
    <w:p w14:paraId="537CF316" w14:textId="7542E455" w:rsidR="00F13253" w:rsidDel="00720425" w:rsidRDefault="00F13253">
      <w:pPr>
        <w:pStyle w:val="Corpodetexto2"/>
        <w:rPr>
          <w:del w:id="197" w:author="Diogo da Silva Magalhaes Gomes" w:date="2018-07-12T10:33:00Z"/>
          <w:b w:val="0"/>
          <w:color w:val="auto"/>
          <w:szCs w:val="24"/>
        </w:rPr>
      </w:pPr>
    </w:p>
    <w:p w14:paraId="7846ABAF" w14:textId="223E762F" w:rsidR="00F13253" w:rsidDel="00720425" w:rsidRDefault="00F13253">
      <w:pPr>
        <w:pStyle w:val="Corpodetexto2"/>
        <w:rPr>
          <w:del w:id="198" w:author="Diogo da Silva Magalhaes Gomes" w:date="2018-07-12T10:33:00Z"/>
          <w:b w:val="0"/>
          <w:color w:val="auto"/>
          <w:szCs w:val="24"/>
        </w:rPr>
      </w:pPr>
    </w:p>
    <w:p w14:paraId="645B5525" w14:textId="5148B2BA" w:rsidR="00F13253" w:rsidDel="00720425" w:rsidRDefault="00F13253">
      <w:pPr>
        <w:pStyle w:val="Corpodetexto2"/>
        <w:rPr>
          <w:del w:id="199" w:author="Diogo da Silva Magalhaes Gomes" w:date="2018-07-12T10:33:00Z"/>
          <w:b w:val="0"/>
          <w:color w:val="auto"/>
          <w:szCs w:val="24"/>
        </w:rPr>
      </w:pPr>
    </w:p>
    <w:p w14:paraId="4117B913" w14:textId="6CFD789D" w:rsidR="00F13253" w:rsidDel="00720425" w:rsidRDefault="00F13253">
      <w:pPr>
        <w:pStyle w:val="Corpodetexto2"/>
        <w:rPr>
          <w:del w:id="200" w:author="Diogo da Silva Magalhaes Gomes" w:date="2018-07-12T10:33:00Z"/>
          <w:b w:val="0"/>
          <w:color w:val="auto"/>
          <w:szCs w:val="24"/>
        </w:rPr>
      </w:pPr>
    </w:p>
    <w:p w14:paraId="59349CA8" w14:textId="53090037" w:rsidR="00F13253" w:rsidDel="00720425" w:rsidRDefault="00F13253">
      <w:pPr>
        <w:pStyle w:val="Corpodetexto2"/>
        <w:rPr>
          <w:del w:id="201" w:author="Diogo da Silva Magalhaes Gomes" w:date="2018-07-12T10:33:00Z"/>
          <w:b w:val="0"/>
          <w:color w:val="auto"/>
          <w:szCs w:val="24"/>
        </w:rPr>
      </w:pPr>
    </w:p>
    <w:p w14:paraId="1146FA0C" w14:textId="1B5A2E73" w:rsidR="00F13253" w:rsidDel="00720425" w:rsidRDefault="00F13253">
      <w:pPr>
        <w:pStyle w:val="Corpodetexto2"/>
        <w:rPr>
          <w:del w:id="202" w:author="Diogo da Silva Magalhaes Gomes" w:date="2018-07-12T10:33:00Z"/>
          <w:b w:val="0"/>
          <w:color w:val="auto"/>
          <w:szCs w:val="24"/>
        </w:rPr>
      </w:pPr>
    </w:p>
    <w:p w14:paraId="43B5AB88" w14:textId="75297DD0" w:rsidR="00F13253" w:rsidDel="00720425" w:rsidRDefault="004454F8">
      <w:pPr>
        <w:pStyle w:val="Corpodetexto2"/>
        <w:rPr>
          <w:del w:id="203" w:author="Diogo da Silva Magalhaes Gomes" w:date="2018-07-12T10:33:00Z"/>
          <w:b w:val="0"/>
          <w:color w:val="auto"/>
          <w:szCs w:val="24"/>
        </w:rPr>
      </w:pPr>
      <w:del w:id="204" w:author="Diogo da Silva Magalhaes Gomes" w:date="2018-07-12T10:33:00Z">
        <w:r w:rsidDel="00720425">
          <w:rPr>
            <w:b w:val="0"/>
            <w:noProof/>
            <w:lang w:eastAsia="pt-BR"/>
          </w:rPr>
          <mc:AlternateContent>
            <mc:Choice Requires="wps">
              <w:drawing>
                <wp:anchor distT="45720" distB="45720" distL="114300" distR="114300" simplePos="0" relativeHeight="251517952" behindDoc="0" locked="0" layoutInCell="1" allowOverlap="1" wp14:anchorId="48C14A67" wp14:editId="7E79265C">
                  <wp:simplePos x="0" y="0"/>
                  <wp:positionH relativeFrom="column">
                    <wp:posOffset>297982</wp:posOffset>
                  </wp:positionH>
                  <wp:positionV relativeFrom="paragraph">
                    <wp:posOffset>179070</wp:posOffset>
                  </wp:positionV>
                  <wp:extent cx="2414270" cy="265430"/>
                  <wp:effectExtent l="0" t="0" r="0" b="127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270" cy="265430"/>
                          </a:xfrm>
                          <a:prstGeom prst="rect">
                            <a:avLst/>
                          </a:prstGeom>
                          <a:noFill/>
                          <a:ln w="9525">
                            <a:noFill/>
                            <a:miter lim="800000"/>
                            <a:headEnd/>
                            <a:tailEnd/>
                          </a:ln>
                        </wps:spPr>
                        <wps:txbx>
                          <w:txbxContent>
                            <w:p w14:paraId="13F72092" w14:textId="590FE4B5" w:rsidR="00450DBE" w:rsidRPr="00F13253" w:rsidRDefault="00450DBE" w:rsidP="00F13253">
                              <w:pPr>
                                <w:pStyle w:val="PargrafodaLista"/>
                                <w:ind w:left="0"/>
                                <w:rPr>
                                  <w:i/>
                                  <w:lang w:val="pt-BR"/>
                                </w:rPr>
                              </w:pPr>
                              <w:r>
                                <w:rPr>
                                  <w:i/>
                                  <w:lang w:val="pt-BR"/>
                                </w:rPr>
                                <w:t xml:space="preserve">(c) </w:t>
                              </w:r>
                              <w:r w:rsidRPr="00F13253">
                                <w:rPr>
                                  <w:i/>
                                  <w:lang w:val="pt-BR"/>
                                </w:rPr>
                                <w:t xml:space="preserve">Conceitos de </w:t>
                              </w:r>
                              <w:r>
                                <w:rPr>
                                  <w:i/>
                                  <w:lang w:val="pt-BR"/>
                                </w:rPr>
                                <w:t>perfuração e completação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14A67" id="_x0000_s1041" type="#_x0000_t202" style="position:absolute;left:0;text-align:left;margin-left:23.45pt;margin-top:14.1pt;width:190.1pt;height:20.9pt;z-index:25151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" filled="f" stroked="f">
                  <v:textbox>
                    <w:txbxContent>
                      <w:p w14:paraId="13F72092" w14:textId="590FE4B5" w:rsidR="00450DBE" w:rsidRPr="00F13253" w:rsidRDefault="00450DBE" w:rsidP="00F13253">
                        <w:pPr>
                          <w:pStyle w:val="PargrafodaLista"/>
                          <w:ind w:left="0"/>
                          <w:rPr>
                            <w:i/>
                            <w:lang w:val="pt-BR"/>
                          </w:rPr>
                        </w:pPr>
                        <w:r>
                          <w:rPr>
                            <w:i/>
                            <w:lang w:val="pt-BR"/>
                          </w:rPr>
                          <w:t xml:space="preserve">(c) </w:t>
                        </w:r>
                        <w:r w:rsidRPr="00F13253">
                          <w:rPr>
                            <w:i/>
                            <w:lang w:val="pt-BR"/>
                          </w:rPr>
                          <w:t xml:space="preserve">Conceitos de </w:t>
                        </w:r>
                        <w:r>
                          <w:rPr>
                            <w:i/>
                            <w:lang w:val="pt-BR"/>
                          </w:rPr>
                          <w:t>perfuração e completação</w:t>
                        </w:r>
                      </w:p>
                    </w:txbxContent>
                  </v:textbox>
                </v:shape>
              </w:pict>
            </mc:Fallback>
          </mc:AlternateContent>
        </w:r>
        <w:r w:rsidDel="00720425">
          <w:rPr>
            <w:b w:val="0"/>
            <w:noProof/>
            <w:lang w:eastAsia="pt-BR"/>
          </w:rPr>
          <mc:AlternateContent>
            <mc:Choice Requires="wps">
              <w:drawing>
                <wp:anchor distT="45720" distB="45720" distL="114300" distR="114300" simplePos="0" relativeHeight="251557888" behindDoc="0" locked="0" layoutInCell="1" allowOverlap="1" wp14:anchorId="7ED94BE1" wp14:editId="08C18845">
                  <wp:simplePos x="0" y="0"/>
                  <wp:positionH relativeFrom="column">
                    <wp:posOffset>3354014</wp:posOffset>
                  </wp:positionH>
                  <wp:positionV relativeFrom="paragraph">
                    <wp:posOffset>172085</wp:posOffset>
                  </wp:positionV>
                  <wp:extent cx="2414270" cy="265430"/>
                  <wp:effectExtent l="0" t="0" r="0" b="1270"/>
                  <wp:wrapNone/>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270" cy="265430"/>
                          </a:xfrm>
                          <a:prstGeom prst="rect">
                            <a:avLst/>
                          </a:prstGeom>
                          <a:noFill/>
                          <a:ln w="9525">
                            <a:noFill/>
                            <a:miter lim="800000"/>
                            <a:headEnd/>
                            <a:tailEnd/>
                          </a:ln>
                        </wps:spPr>
                        <wps:txbx>
                          <w:txbxContent>
                            <w:p w14:paraId="75E961DF" w14:textId="0DC96868" w:rsidR="00450DBE" w:rsidRPr="00F13253" w:rsidRDefault="00450DBE" w:rsidP="00E85D60">
                              <w:pPr>
                                <w:pStyle w:val="PargrafodaLista"/>
                                <w:ind w:left="0"/>
                                <w:rPr>
                                  <w:i/>
                                  <w:lang w:val="pt-BR"/>
                                </w:rPr>
                              </w:pPr>
                              <w:r>
                                <w:rPr>
                                  <w:i/>
                                  <w:lang w:val="pt-BR"/>
                                </w:rPr>
                                <w:t xml:space="preserve">(d) </w:t>
                              </w:r>
                              <w:r w:rsidRPr="00F13253">
                                <w:rPr>
                                  <w:i/>
                                  <w:lang w:val="pt-BR"/>
                                </w:rPr>
                                <w:t xml:space="preserve">Conceitos de </w:t>
                              </w:r>
                              <w:r>
                                <w:rPr>
                                  <w:i/>
                                  <w:lang w:val="pt-BR"/>
                                </w:rPr>
                                <w:t>derivados de petróleo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94BE1" id="_x0000_s1042" type="#_x0000_t202" style="position:absolute;left:0;text-align:left;margin-left:264.1pt;margin-top:13.55pt;width:190.1pt;height:20.9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" filled="f" stroked="f">
                  <v:textbox>
                    <w:txbxContent>
                      <w:p w14:paraId="75E961DF" w14:textId="0DC96868" w:rsidR="00450DBE" w:rsidRPr="00F13253" w:rsidRDefault="00450DBE" w:rsidP="00E85D60">
                        <w:pPr>
                          <w:pStyle w:val="PargrafodaLista"/>
                          <w:ind w:left="0"/>
                          <w:rPr>
                            <w:i/>
                            <w:lang w:val="pt-BR"/>
                          </w:rPr>
                        </w:pPr>
                        <w:r>
                          <w:rPr>
                            <w:i/>
                            <w:lang w:val="pt-BR"/>
                          </w:rPr>
                          <w:t xml:space="preserve">(d) </w:t>
                        </w:r>
                        <w:r w:rsidRPr="00F13253">
                          <w:rPr>
                            <w:i/>
                            <w:lang w:val="pt-BR"/>
                          </w:rPr>
                          <w:t xml:space="preserve">Conceitos de </w:t>
                        </w:r>
                        <w:r>
                          <w:rPr>
                            <w:i/>
                            <w:lang w:val="pt-BR"/>
                          </w:rPr>
                          <w:t>derivados de petróleo</w:t>
                        </w:r>
                      </w:p>
                    </w:txbxContent>
                  </v:textbox>
                </v:shape>
              </w:pict>
            </mc:Fallback>
          </mc:AlternateContent>
        </w:r>
      </w:del>
    </w:p>
    <w:p w14:paraId="776D1215" w14:textId="05CD6090" w:rsidR="001B0CAB" w:rsidDel="00720425" w:rsidRDefault="00B06189">
      <w:pPr>
        <w:pStyle w:val="Corpodetexto2"/>
        <w:rPr>
          <w:del w:id="205" w:author="Diogo da Silva Magalhaes Gomes" w:date="2018-07-12T10:33:00Z"/>
          <w:b w:val="0"/>
          <w:color w:val="auto"/>
          <w:szCs w:val="24"/>
        </w:rPr>
      </w:pPr>
      <w:del w:id="206" w:author="Diogo da Silva Magalhaes Gomes" w:date="2018-07-12T10:33:00Z">
        <w:r w:rsidDel="00720425">
          <w:rPr>
            <w:b w:val="0"/>
            <w:noProof/>
            <w:lang w:eastAsia="pt-BR"/>
          </w:rPr>
          <w:drawing>
            <wp:anchor distT="0" distB="0" distL="114300" distR="114300" simplePos="0" relativeHeight="251590656" behindDoc="1" locked="0" layoutInCell="1" allowOverlap="1" wp14:anchorId="0182AAFB" wp14:editId="0EAD4C95">
              <wp:simplePos x="0" y="0"/>
              <wp:positionH relativeFrom="column">
                <wp:posOffset>3117545</wp:posOffset>
              </wp:positionH>
              <wp:positionV relativeFrom="paragraph">
                <wp:posOffset>146685</wp:posOffset>
              </wp:positionV>
              <wp:extent cx="3060065" cy="2347595"/>
              <wp:effectExtent l="0" t="0" r="6985"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0065" cy="2347595"/>
                      </a:xfrm>
                      <a:prstGeom prst="rect">
                        <a:avLst/>
                      </a:prstGeom>
                    </pic:spPr>
                  </pic:pic>
                </a:graphicData>
              </a:graphic>
              <wp14:sizeRelH relativeFrom="page">
                <wp14:pctWidth>0</wp14:pctWidth>
              </wp14:sizeRelH>
              <wp14:sizeRelV relativeFrom="page">
                <wp14:pctHeight>0</wp14:pctHeight>
              </wp14:sizeRelV>
            </wp:anchor>
          </w:drawing>
        </w:r>
      </w:del>
    </w:p>
    <w:p w14:paraId="12FBFCA4" w14:textId="3698F37F" w:rsidR="001B0CAB" w:rsidDel="00720425" w:rsidRDefault="001148D8">
      <w:pPr>
        <w:pStyle w:val="Corpodetexto2"/>
        <w:rPr>
          <w:del w:id="207" w:author="Diogo da Silva Magalhaes Gomes" w:date="2018-07-12T10:33:00Z"/>
          <w:b w:val="0"/>
          <w:color w:val="auto"/>
          <w:szCs w:val="24"/>
        </w:rPr>
      </w:pPr>
      <w:del w:id="208" w:author="Diogo da Silva Magalhaes Gomes" w:date="2018-07-12T10:33:00Z">
        <w:r w:rsidDel="00720425">
          <w:rPr>
            <w:b w:val="0"/>
            <w:noProof/>
            <w:lang w:eastAsia="pt-BR"/>
          </w:rPr>
          <w:drawing>
            <wp:anchor distT="0" distB="0" distL="114300" distR="114300" simplePos="0" relativeHeight="251608064" behindDoc="1" locked="0" layoutInCell="1" allowOverlap="1" wp14:anchorId="1DAD3276" wp14:editId="14C8ADA8">
              <wp:simplePos x="0" y="0"/>
              <wp:positionH relativeFrom="column">
                <wp:posOffset>-16705</wp:posOffset>
              </wp:positionH>
              <wp:positionV relativeFrom="paragraph">
                <wp:posOffset>22148</wp:posOffset>
              </wp:positionV>
              <wp:extent cx="3142292" cy="2326193"/>
              <wp:effectExtent l="0" t="0" r="127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2292" cy="2326193"/>
                      </a:xfrm>
                      <a:prstGeom prst="rect">
                        <a:avLst/>
                      </a:prstGeom>
                    </pic:spPr>
                  </pic:pic>
                </a:graphicData>
              </a:graphic>
              <wp14:sizeRelH relativeFrom="page">
                <wp14:pctWidth>0</wp14:pctWidth>
              </wp14:sizeRelH>
              <wp14:sizeRelV relativeFrom="page">
                <wp14:pctHeight>0</wp14:pctHeight>
              </wp14:sizeRelV>
            </wp:anchor>
          </w:drawing>
        </w:r>
      </w:del>
    </w:p>
    <w:p w14:paraId="0BE6BCA6" w14:textId="4AD39152" w:rsidR="00D84394" w:rsidDel="00720425" w:rsidRDefault="00D84394">
      <w:pPr>
        <w:pStyle w:val="Corpodetexto2"/>
        <w:rPr>
          <w:del w:id="209" w:author="Diogo da Silva Magalhaes Gomes" w:date="2018-07-12T10:33:00Z"/>
          <w:b w:val="0"/>
          <w:color w:val="auto"/>
          <w:szCs w:val="24"/>
        </w:rPr>
      </w:pPr>
    </w:p>
    <w:p w14:paraId="5A18D972" w14:textId="317ACB29" w:rsidR="00F13253" w:rsidDel="00720425" w:rsidRDefault="00F13253">
      <w:pPr>
        <w:pStyle w:val="Corpodetexto2"/>
        <w:rPr>
          <w:del w:id="210" w:author="Diogo da Silva Magalhaes Gomes" w:date="2018-07-12T10:33:00Z"/>
          <w:b w:val="0"/>
          <w:color w:val="auto"/>
          <w:szCs w:val="24"/>
        </w:rPr>
      </w:pPr>
    </w:p>
    <w:p w14:paraId="4684B2BF" w14:textId="4ED0AB9A" w:rsidR="00F13253" w:rsidDel="00720425" w:rsidRDefault="00F13253">
      <w:pPr>
        <w:pStyle w:val="Corpodetexto2"/>
        <w:rPr>
          <w:del w:id="211" w:author="Diogo da Silva Magalhaes Gomes" w:date="2018-07-12T10:33:00Z"/>
          <w:b w:val="0"/>
          <w:color w:val="auto"/>
          <w:szCs w:val="24"/>
        </w:rPr>
      </w:pPr>
    </w:p>
    <w:p w14:paraId="38BCAF48" w14:textId="36540644" w:rsidR="00F13253" w:rsidDel="00720425" w:rsidRDefault="00F13253">
      <w:pPr>
        <w:pStyle w:val="Corpodetexto2"/>
        <w:rPr>
          <w:del w:id="212" w:author="Diogo da Silva Magalhaes Gomes" w:date="2018-07-12T10:33:00Z"/>
          <w:b w:val="0"/>
          <w:color w:val="auto"/>
          <w:szCs w:val="24"/>
        </w:rPr>
      </w:pPr>
    </w:p>
    <w:p w14:paraId="273426AE" w14:textId="508137F1" w:rsidR="00F13253" w:rsidDel="00720425" w:rsidRDefault="00F13253">
      <w:pPr>
        <w:pStyle w:val="Corpodetexto2"/>
        <w:rPr>
          <w:del w:id="213" w:author="Diogo da Silva Magalhaes Gomes" w:date="2018-07-12T10:33:00Z"/>
          <w:b w:val="0"/>
          <w:color w:val="auto"/>
          <w:szCs w:val="24"/>
        </w:rPr>
      </w:pPr>
    </w:p>
    <w:p w14:paraId="5B887313" w14:textId="084BFF35" w:rsidR="00F13253" w:rsidDel="00720425" w:rsidRDefault="00F13253">
      <w:pPr>
        <w:pStyle w:val="Corpodetexto2"/>
        <w:rPr>
          <w:del w:id="214" w:author="Diogo da Silva Magalhaes Gomes" w:date="2018-07-12T10:33:00Z"/>
          <w:b w:val="0"/>
          <w:color w:val="auto"/>
          <w:szCs w:val="24"/>
        </w:rPr>
      </w:pPr>
    </w:p>
    <w:p w14:paraId="5DDBE549" w14:textId="668A41E2" w:rsidR="00F13253" w:rsidDel="00720425" w:rsidRDefault="00F13253">
      <w:pPr>
        <w:pStyle w:val="Corpodetexto2"/>
        <w:rPr>
          <w:del w:id="215" w:author="Diogo da Silva Magalhaes Gomes" w:date="2018-07-12T10:33:00Z"/>
          <w:b w:val="0"/>
          <w:color w:val="auto"/>
          <w:szCs w:val="24"/>
        </w:rPr>
      </w:pPr>
    </w:p>
    <w:p w14:paraId="239D4067" w14:textId="610E6CB1" w:rsidR="00F13253" w:rsidDel="00720425" w:rsidRDefault="00F13253">
      <w:pPr>
        <w:pStyle w:val="Corpodetexto2"/>
        <w:rPr>
          <w:del w:id="216" w:author="Diogo da Silva Magalhaes Gomes" w:date="2018-07-12T10:33:00Z"/>
          <w:b w:val="0"/>
          <w:color w:val="auto"/>
          <w:szCs w:val="24"/>
        </w:rPr>
      </w:pPr>
    </w:p>
    <w:p w14:paraId="2B20FF98" w14:textId="016CAA3B" w:rsidR="00F13253" w:rsidDel="00720425" w:rsidRDefault="00F13253">
      <w:pPr>
        <w:pStyle w:val="Corpodetexto2"/>
        <w:rPr>
          <w:del w:id="217" w:author="Diogo da Silva Magalhaes Gomes" w:date="2018-07-12T10:33:00Z"/>
          <w:b w:val="0"/>
          <w:color w:val="auto"/>
          <w:szCs w:val="24"/>
        </w:rPr>
      </w:pPr>
    </w:p>
    <w:p w14:paraId="362878A1" w14:textId="40CB4A70" w:rsidR="00F13253" w:rsidDel="00720425" w:rsidRDefault="00F13253">
      <w:pPr>
        <w:pStyle w:val="Corpodetexto2"/>
        <w:rPr>
          <w:del w:id="218" w:author="Diogo da Silva Magalhaes Gomes" w:date="2018-07-12T10:33:00Z"/>
          <w:b w:val="0"/>
          <w:color w:val="auto"/>
          <w:szCs w:val="24"/>
        </w:rPr>
      </w:pPr>
    </w:p>
    <w:p w14:paraId="6F8FE66B" w14:textId="51F37C96" w:rsidR="00F13253" w:rsidDel="00720425" w:rsidRDefault="00F13253">
      <w:pPr>
        <w:pStyle w:val="Corpodetexto2"/>
        <w:rPr>
          <w:del w:id="219" w:author="Diogo da Silva Magalhaes Gomes" w:date="2018-07-12T10:33:00Z"/>
          <w:b w:val="0"/>
          <w:color w:val="auto"/>
          <w:szCs w:val="24"/>
        </w:rPr>
      </w:pPr>
    </w:p>
    <w:p w14:paraId="3E3429F8" w14:textId="04FF59E4" w:rsidR="00F13253" w:rsidDel="00720425" w:rsidRDefault="00F13253">
      <w:pPr>
        <w:pStyle w:val="Corpodetexto2"/>
        <w:rPr>
          <w:del w:id="220" w:author="Diogo da Silva Magalhaes Gomes" w:date="2018-07-12T10:33:00Z"/>
          <w:b w:val="0"/>
          <w:color w:val="auto"/>
          <w:szCs w:val="24"/>
        </w:rPr>
      </w:pPr>
    </w:p>
    <w:p w14:paraId="15862678" w14:textId="27D956ED" w:rsidR="00F13253" w:rsidRPr="00F5254D" w:rsidDel="00720425" w:rsidRDefault="00F13253">
      <w:pPr>
        <w:pStyle w:val="Corpodetexto2"/>
        <w:rPr>
          <w:del w:id="221" w:author="Diogo da Silva Magalhaes Gomes" w:date="2018-07-12T10:34:00Z"/>
          <w:b w:val="0"/>
          <w:color w:val="auto"/>
          <w:sz w:val="20"/>
        </w:rPr>
      </w:pPr>
    </w:p>
    <w:p w14:paraId="259A76A0" w14:textId="57E88C0D" w:rsidR="00581992" w:rsidDel="00720425" w:rsidRDefault="00581992" w:rsidP="00E85D60">
      <w:pPr>
        <w:pStyle w:val="Legenda"/>
        <w:spacing w:after="0"/>
        <w:rPr>
          <w:del w:id="222" w:author="Diogo da Silva Magalhaes Gomes" w:date="2018-07-12T10:34:00Z"/>
          <w:b w:val="0"/>
        </w:rPr>
      </w:pPr>
    </w:p>
    <w:p w14:paraId="6557E0FC" w14:textId="232C447C" w:rsidR="00E85D60" w:rsidDel="00720425" w:rsidRDefault="00E85D60" w:rsidP="00E85D60">
      <w:pPr>
        <w:pStyle w:val="Legenda"/>
        <w:spacing w:after="0"/>
        <w:rPr>
          <w:del w:id="223" w:author="Diogo da Silva Magalhaes Gomes" w:date="2018-07-12T10:34:00Z"/>
          <w:b w:val="0"/>
        </w:rPr>
      </w:pPr>
      <w:del w:id="224" w:author="Diogo da Silva Magalhaes Gomes" w:date="2018-07-12T10:34:00Z">
        <w:r w:rsidRPr="008F3980" w:rsidDel="00720425">
          <w:rPr>
            <w:b w:val="0"/>
          </w:rPr>
          <w:delText xml:space="preserve">Figura </w:delText>
        </w:r>
        <w:r w:rsidDel="00720425">
          <w:rPr>
            <w:b w:val="0"/>
          </w:rPr>
          <w:delText>3</w:delText>
        </w:r>
        <w:r w:rsidRPr="008F3980" w:rsidDel="00720425">
          <w:rPr>
            <w:b w:val="0"/>
          </w:rPr>
          <w:delText xml:space="preserve"> – </w:delText>
        </w:r>
        <w:r w:rsidDel="00720425">
          <w:rPr>
            <w:b w:val="0"/>
          </w:rPr>
          <w:delText xml:space="preserve">Gráfico </w:delText>
        </w:r>
        <w:r w:rsidRPr="0021424F" w:rsidDel="00720425">
          <w:rPr>
            <w:b w:val="0"/>
            <w:i/>
          </w:rPr>
          <w:delText>heatmap</w:delText>
        </w:r>
        <w:r w:rsidDel="00720425">
          <w:rPr>
            <w:b w:val="0"/>
          </w:rPr>
          <w:delText xml:space="preserve"> com </w:delText>
        </w:r>
        <w:r w:rsidR="00104555" w:rsidDel="00720425">
          <w:rPr>
            <w:b w:val="0"/>
          </w:rPr>
          <w:delText>matriz</w:delText>
        </w:r>
        <w:r w:rsidDel="00720425">
          <w:rPr>
            <w:b w:val="0"/>
          </w:rPr>
          <w:delText xml:space="preserve"> de similaridade entre termos de subdomínios de O&amp;G </w:delText>
        </w:r>
      </w:del>
    </w:p>
    <w:p w14:paraId="24C75024" w14:textId="6A741093" w:rsidR="00F13253" w:rsidDel="00720425" w:rsidRDefault="00F13253" w:rsidP="0074100A">
      <w:pPr>
        <w:pStyle w:val="Corpodetexto2"/>
        <w:rPr>
          <w:del w:id="225" w:author="Diogo da Silva Magalhaes Gomes" w:date="2018-07-12T10:34:00Z"/>
          <w:b w:val="0"/>
          <w:color w:val="auto"/>
          <w:szCs w:val="24"/>
        </w:rPr>
      </w:pPr>
    </w:p>
    <w:p w14:paraId="3FDF1ECC" w14:textId="01ACB764" w:rsidR="00430A8C" w:rsidDel="00720425" w:rsidRDefault="00430A8C" w:rsidP="0074100A">
      <w:pPr>
        <w:pStyle w:val="Corpodetexto2"/>
        <w:rPr>
          <w:del w:id="226" w:author="Diogo da Silva Magalhaes Gomes" w:date="2018-07-12T10:34:00Z"/>
          <w:b w:val="0"/>
          <w:color w:val="auto"/>
          <w:szCs w:val="24"/>
        </w:rPr>
      </w:pPr>
    </w:p>
    <w:p w14:paraId="0DE6DA00" w14:textId="61BEDE09" w:rsidR="00430A8C" w:rsidDel="00720425" w:rsidRDefault="004A3581" w:rsidP="004A3581">
      <w:pPr>
        <w:pStyle w:val="Corpodetexto2"/>
        <w:ind w:firstLine="709"/>
        <w:rPr>
          <w:del w:id="227" w:author="Diogo da Silva Magalhaes Gomes" w:date="2018-07-12T10:34:00Z"/>
          <w:b w:val="0"/>
          <w:color w:val="auto"/>
          <w:szCs w:val="24"/>
        </w:rPr>
      </w:pPr>
      <w:del w:id="228" w:author="Diogo da Silva Magalhaes Gomes" w:date="2018-07-12T10:34:00Z">
        <w:r w:rsidDel="00720425">
          <w:rPr>
            <w:b w:val="0"/>
            <w:color w:val="auto"/>
            <w:szCs w:val="24"/>
          </w:rPr>
          <w:delText xml:space="preserve">A Figura 4 ilustra graficamente a matriz </w:delText>
        </w:r>
        <w:r w:rsidR="00681198" w:rsidDel="00720425">
          <w:rPr>
            <w:b w:val="0"/>
            <w:color w:val="auto"/>
            <w:szCs w:val="24"/>
          </w:rPr>
          <w:delText xml:space="preserve">completa </w:delText>
        </w:r>
        <w:r w:rsidDel="00720425">
          <w:rPr>
            <w:b w:val="0"/>
            <w:color w:val="auto"/>
            <w:szCs w:val="24"/>
          </w:rPr>
          <w:delText>de relação entre os termos dos diferentes subdomínios, onde conseguimos notar a baixa similaridade entre termos de subdomínios distintos, explicitando a formação de agrupamentos distintos e coesos.</w:delText>
        </w:r>
      </w:del>
    </w:p>
    <w:p w14:paraId="618100EF" w14:textId="79D94DC5" w:rsidR="003D2545" w:rsidRPr="003D2545" w:rsidRDefault="00430A8C" w:rsidP="003D2545">
      <w:pPr>
        <w:pStyle w:val="Corpodetexto2"/>
        <w:jc w:val="center"/>
        <w:rPr>
          <w:b w:val="0"/>
          <w:color w:val="auto"/>
          <w:szCs w:val="24"/>
        </w:rPr>
      </w:pPr>
      <w:r>
        <w:rPr>
          <w:b w:val="0"/>
          <w:noProof/>
          <w:color w:val="auto"/>
          <w:szCs w:val="24"/>
          <w:lang w:eastAsia="pt-BR"/>
        </w:rPr>
        <w:drawing>
          <wp:inline distT="0" distB="0" distL="0" distR="0" wp14:anchorId="623D50A8" wp14:editId="789BF759">
            <wp:extent cx="5370830" cy="4428658"/>
            <wp:effectExtent l="0" t="0" r="1270" b="0"/>
            <wp:docPr id="5" name="Imagem 5" descr="C:\Users\czl6\Subversion\word_embeddings\geracaoEmbeddings\índ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zl6\Subversion\word_embeddings\geracaoEmbeddings\índic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760" b="3420"/>
                    <a:stretch/>
                  </pic:blipFill>
                  <pic:spPr bwMode="auto">
                    <a:xfrm>
                      <a:off x="0" y="0"/>
                      <a:ext cx="5377026" cy="4433767"/>
                    </a:xfrm>
                    <a:prstGeom prst="rect">
                      <a:avLst/>
                    </a:prstGeom>
                    <a:noFill/>
                    <a:ln>
                      <a:noFill/>
                    </a:ln>
                    <a:extLst>
                      <a:ext uri="{53640926-AAD7-44D8-BBD7-CCE9431645EC}">
                        <a14:shadowObscured xmlns:a14="http://schemas.microsoft.com/office/drawing/2010/main"/>
                      </a:ext>
                    </a:extLst>
                  </pic:spPr>
                </pic:pic>
              </a:graphicData>
            </a:graphic>
          </wp:inline>
        </w:drawing>
      </w:r>
    </w:p>
    <w:p w14:paraId="79113AA6" w14:textId="03CA3ED8" w:rsidR="00430A8C" w:rsidRPr="00430A8C" w:rsidRDefault="00430A8C" w:rsidP="00430A8C">
      <w:pPr>
        <w:pStyle w:val="Legenda"/>
        <w:spacing w:after="0"/>
        <w:rPr>
          <w:b w:val="0"/>
        </w:rPr>
      </w:pPr>
      <w:r w:rsidRPr="008F3980">
        <w:rPr>
          <w:b w:val="0"/>
        </w:rPr>
        <w:t xml:space="preserve">Figura </w:t>
      </w:r>
      <w:del w:id="229" w:author="Diogo da Silva Magalhaes Gomes" w:date="2018-07-12T13:38:00Z">
        <w:r w:rsidDel="00CF60E1">
          <w:rPr>
            <w:b w:val="0"/>
          </w:rPr>
          <w:delText>4</w:delText>
        </w:r>
        <w:r w:rsidRPr="008F3980" w:rsidDel="00CF60E1">
          <w:rPr>
            <w:b w:val="0"/>
          </w:rPr>
          <w:delText xml:space="preserve"> </w:delText>
        </w:r>
      </w:del>
      <w:ins w:id="230" w:author="Diogo da Silva Magalhaes Gomes" w:date="2018-07-12T13:38:00Z">
        <w:r w:rsidR="00CF60E1">
          <w:rPr>
            <w:b w:val="0"/>
          </w:rPr>
          <w:t>3</w:t>
        </w:r>
        <w:r w:rsidR="00CF60E1" w:rsidRPr="008F3980">
          <w:rPr>
            <w:b w:val="0"/>
          </w:rPr>
          <w:t xml:space="preserve"> </w:t>
        </w:r>
      </w:ins>
      <w:r w:rsidRPr="008F3980">
        <w:rPr>
          <w:b w:val="0"/>
        </w:rPr>
        <w:t xml:space="preserve">– </w:t>
      </w:r>
      <w:r>
        <w:rPr>
          <w:b w:val="0"/>
        </w:rPr>
        <w:t xml:space="preserve">Gráfico </w:t>
      </w:r>
      <w:r w:rsidRPr="0021424F">
        <w:rPr>
          <w:b w:val="0"/>
          <w:i/>
        </w:rPr>
        <w:t>heatmap</w:t>
      </w:r>
      <w:r>
        <w:rPr>
          <w:b w:val="0"/>
        </w:rPr>
        <w:t xml:space="preserve"> contendo as relações de similaridade entre os</w:t>
      </w:r>
      <w:ins w:id="231" w:author="Diogo da Silva Magalhaes Gomes" w:date="2018-07-12T13:38:00Z">
        <w:r w:rsidR="00CF60E1">
          <w:rPr>
            <w:b w:val="0"/>
          </w:rPr>
          <w:t xml:space="preserve"> termos de</w:t>
        </w:r>
      </w:ins>
      <w:r>
        <w:rPr>
          <w:b w:val="0"/>
        </w:rPr>
        <w:t xml:space="preserve"> diferentes subdomínios de O&amp;G </w:t>
      </w:r>
    </w:p>
    <w:p w14:paraId="539FF754" w14:textId="77777777" w:rsidR="00430A8C" w:rsidRDefault="00430A8C" w:rsidP="0074100A">
      <w:pPr>
        <w:pStyle w:val="Corpodetexto2"/>
        <w:rPr>
          <w:b w:val="0"/>
          <w:color w:val="auto"/>
          <w:szCs w:val="24"/>
        </w:rPr>
      </w:pPr>
    </w:p>
    <w:p w14:paraId="1C6DE8EC" w14:textId="77777777" w:rsidR="00720425" w:rsidRDefault="00720425">
      <w:pPr>
        <w:rPr>
          <w:ins w:id="232" w:author="Diogo da Silva Magalhaes Gomes" w:date="2018-07-12T10:34:00Z"/>
          <w:b/>
          <w:sz w:val="24"/>
          <w:lang w:val="pt-BR"/>
        </w:rPr>
      </w:pPr>
      <w:ins w:id="233" w:author="Diogo da Silva Magalhaes Gomes" w:date="2018-07-12T10:34:00Z">
        <w:r w:rsidRPr="00CF60E1">
          <w:rPr>
            <w:lang w:val="pt-BR"/>
            <w:rPrChange w:id="234" w:author="Diogo da Silva Magalhaes Gomes" w:date="2018-07-12T13:38:00Z">
              <w:rPr/>
            </w:rPrChange>
          </w:rPr>
          <w:br w:type="page"/>
        </w:r>
      </w:ins>
    </w:p>
    <w:p w14:paraId="1D6F5654" w14:textId="160A1901" w:rsidR="00B22685" w:rsidRPr="00B22685" w:rsidRDefault="008205AB" w:rsidP="00B22685">
      <w:pPr>
        <w:pStyle w:val="Corpodetexto2"/>
        <w:jc w:val="left"/>
      </w:pPr>
      <w:r>
        <w:rPr>
          <w:color w:val="auto"/>
        </w:rPr>
        <w:lastRenderedPageBreak/>
        <w:t>6</w:t>
      </w:r>
      <w:r w:rsidR="00B22685" w:rsidRPr="00B22685">
        <w:rPr>
          <w:color w:val="auto"/>
        </w:rPr>
        <w:t xml:space="preserve">. </w:t>
      </w:r>
      <w:r w:rsidR="00B22685">
        <w:rPr>
          <w:color w:val="auto"/>
        </w:rPr>
        <w:t>Conclusões</w:t>
      </w:r>
    </w:p>
    <w:p w14:paraId="534F9015" w14:textId="15B4CE62" w:rsidR="00B22685" w:rsidRPr="00B22685" w:rsidRDefault="00B22685" w:rsidP="00B22685">
      <w:pPr>
        <w:pStyle w:val="Corpodetexto2"/>
        <w:rPr>
          <w:b w:val="0"/>
          <w:color w:val="0000FF"/>
        </w:rPr>
      </w:pPr>
    </w:p>
    <w:p w14:paraId="2E575EFB" w14:textId="4EC3A9B3" w:rsidR="00D40442" w:rsidRPr="00D40442" w:rsidRDefault="007C0D1C" w:rsidP="00D40442">
      <w:pPr>
        <w:pStyle w:val="Corpodetexto2"/>
        <w:ind w:firstLine="851"/>
        <w:rPr>
          <w:b w:val="0"/>
          <w:color w:val="auto"/>
          <w:szCs w:val="24"/>
        </w:rPr>
      </w:pPr>
      <w:r>
        <w:rPr>
          <w:b w:val="0"/>
          <w:color w:val="auto"/>
          <w:szCs w:val="24"/>
        </w:rPr>
        <w:t>Este trabalho</w:t>
      </w:r>
      <w:r w:rsidR="00D40442" w:rsidRPr="00D40442">
        <w:rPr>
          <w:b w:val="0"/>
          <w:color w:val="auto"/>
          <w:szCs w:val="24"/>
        </w:rPr>
        <w:t xml:space="preserve"> descreveu o processo de desenvolvimento de</w:t>
      </w:r>
      <w:r w:rsidR="00E127D7">
        <w:rPr>
          <w:b w:val="0"/>
          <w:color w:val="auto"/>
          <w:szCs w:val="24"/>
        </w:rPr>
        <w:t xml:space="preserve"> vetorização de palavras (</w:t>
      </w:r>
      <w:r w:rsidR="00D40442" w:rsidRPr="00E127D7">
        <w:rPr>
          <w:b w:val="0"/>
          <w:i/>
          <w:color w:val="auto"/>
          <w:szCs w:val="24"/>
        </w:rPr>
        <w:t>word embeddings</w:t>
      </w:r>
      <w:r w:rsidR="00E127D7">
        <w:rPr>
          <w:b w:val="0"/>
          <w:color w:val="auto"/>
          <w:szCs w:val="24"/>
        </w:rPr>
        <w:t>)</w:t>
      </w:r>
      <w:r w:rsidR="00D40442" w:rsidRPr="00D40442">
        <w:rPr>
          <w:b w:val="0"/>
          <w:color w:val="auto"/>
          <w:szCs w:val="24"/>
        </w:rPr>
        <w:t xml:space="preserve"> treinados especificamente para o domínio</w:t>
      </w:r>
      <w:r w:rsidR="00115B3E">
        <w:rPr>
          <w:b w:val="0"/>
          <w:color w:val="auto"/>
          <w:szCs w:val="24"/>
        </w:rPr>
        <w:t xml:space="preserve"> de óleo e gás em português. Ess</w:t>
      </w:r>
      <w:r w:rsidR="00D40442" w:rsidRPr="00D40442">
        <w:rPr>
          <w:b w:val="0"/>
          <w:color w:val="auto"/>
          <w:szCs w:val="24"/>
        </w:rPr>
        <w:t xml:space="preserve">es modelos vetoriais representam um aspecto-chave para o bom funcionamento dos principais algoritmos na área de </w:t>
      </w:r>
      <w:r w:rsidR="000B3616">
        <w:rPr>
          <w:b w:val="0"/>
          <w:color w:val="auto"/>
          <w:szCs w:val="24"/>
        </w:rPr>
        <w:t>PLN</w:t>
      </w:r>
      <w:r w:rsidR="00D40442" w:rsidRPr="00D40442">
        <w:rPr>
          <w:b w:val="0"/>
          <w:color w:val="auto"/>
          <w:szCs w:val="24"/>
        </w:rPr>
        <w:t xml:space="preserve">. </w:t>
      </w:r>
      <w:r w:rsidR="00F92047" w:rsidRPr="0093756F">
        <w:rPr>
          <w:b w:val="0"/>
          <w:color w:val="auto"/>
          <w:szCs w:val="24"/>
        </w:rPr>
        <w:t xml:space="preserve">Objetiva-se que este trabalho possa </w:t>
      </w:r>
      <w:r w:rsidR="00F92047">
        <w:rPr>
          <w:b w:val="0"/>
          <w:color w:val="auto"/>
          <w:szCs w:val="24"/>
        </w:rPr>
        <w:t xml:space="preserve">contribuir com diversas iniciativas de </w:t>
      </w:r>
      <w:r w:rsidR="000B3616">
        <w:rPr>
          <w:b w:val="0"/>
          <w:color w:val="auto"/>
          <w:szCs w:val="24"/>
        </w:rPr>
        <w:t xml:space="preserve">PLN </w:t>
      </w:r>
      <w:r w:rsidR="00F92047">
        <w:rPr>
          <w:b w:val="0"/>
          <w:color w:val="auto"/>
          <w:szCs w:val="24"/>
        </w:rPr>
        <w:t xml:space="preserve">na área de O&amp;G, </w:t>
      </w:r>
      <w:r w:rsidR="00115B3E">
        <w:rPr>
          <w:b w:val="0"/>
          <w:color w:val="auto"/>
          <w:szCs w:val="24"/>
        </w:rPr>
        <w:t>tanto</w:t>
      </w:r>
      <w:r w:rsidR="00F92047">
        <w:rPr>
          <w:b w:val="0"/>
          <w:color w:val="auto"/>
          <w:szCs w:val="24"/>
        </w:rPr>
        <w:t xml:space="preserve"> na indústria como na comunidade acadêmica, que não disponham de volumes de dados suficientemente adequados para a geração de modelos próprios. </w:t>
      </w:r>
      <w:r w:rsidR="00D40442" w:rsidRPr="00D40442">
        <w:rPr>
          <w:b w:val="0"/>
          <w:color w:val="auto"/>
          <w:szCs w:val="24"/>
        </w:rPr>
        <w:t xml:space="preserve">Todo o material produzido </w:t>
      </w:r>
      <w:r w:rsidR="000F206C">
        <w:rPr>
          <w:b w:val="0"/>
          <w:color w:val="auto"/>
          <w:szCs w:val="24"/>
        </w:rPr>
        <w:t>será disponibilizado</w:t>
      </w:r>
      <w:r w:rsidR="00D40442" w:rsidRPr="00D40442">
        <w:rPr>
          <w:b w:val="0"/>
          <w:color w:val="auto"/>
          <w:szCs w:val="24"/>
        </w:rPr>
        <w:t xml:space="preserve"> para uso </w:t>
      </w:r>
      <w:r w:rsidR="000F206C">
        <w:rPr>
          <w:b w:val="0"/>
          <w:color w:val="auto"/>
          <w:szCs w:val="24"/>
        </w:rPr>
        <w:t xml:space="preserve">público </w:t>
      </w:r>
      <w:r w:rsidR="00D40442" w:rsidRPr="00D40442">
        <w:rPr>
          <w:b w:val="0"/>
          <w:color w:val="auto"/>
          <w:szCs w:val="24"/>
        </w:rPr>
        <w:t>e poderá ser consultado no repositório destinado a este projeto</w:t>
      </w:r>
      <w:r w:rsidR="000F206C">
        <w:rPr>
          <w:b w:val="0"/>
          <w:color w:val="auto"/>
          <w:szCs w:val="24"/>
        </w:rPr>
        <w:t xml:space="preserve"> em </w:t>
      </w:r>
      <w:r w:rsidR="000F206C" w:rsidRPr="006174E5">
        <w:rPr>
          <w:b w:val="0"/>
          <w:color w:val="auto"/>
          <w:szCs w:val="24"/>
        </w:rPr>
        <w:t>https://github.com/diogosmg/wordEmbeddingsOG</w:t>
      </w:r>
      <w:r w:rsidR="00D40442" w:rsidRPr="00D40442">
        <w:rPr>
          <w:b w:val="0"/>
          <w:color w:val="auto"/>
          <w:szCs w:val="24"/>
        </w:rPr>
        <w:t>.</w:t>
      </w:r>
    </w:p>
    <w:p w14:paraId="68E3857E" w14:textId="59CEFC41" w:rsidR="00D40442" w:rsidRDefault="006C1F98" w:rsidP="00D40442">
      <w:pPr>
        <w:pStyle w:val="Corpodetexto2"/>
        <w:ind w:firstLine="851"/>
        <w:rPr>
          <w:b w:val="0"/>
          <w:color w:val="auto"/>
          <w:szCs w:val="24"/>
        </w:rPr>
      </w:pPr>
      <w:r>
        <w:rPr>
          <w:b w:val="0"/>
          <w:color w:val="auto"/>
          <w:szCs w:val="24"/>
        </w:rPr>
        <w:t xml:space="preserve">Os resultados obtidos por avaliações qualitativas sugerem </w:t>
      </w:r>
      <w:r w:rsidR="00D40442" w:rsidRPr="00D40442">
        <w:rPr>
          <w:b w:val="0"/>
          <w:color w:val="auto"/>
          <w:szCs w:val="24"/>
        </w:rPr>
        <w:t>a capacidade de aprendizado do algoritmo para capturar relações</w:t>
      </w:r>
      <w:r>
        <w:rPr>
          <w:b w:val="0"/>
          <w:color w:val="auto"/>
          <w:szCs w:val="24"/>
        </w:rPr>
        <w:t xml:space="preserve"> de similaridade</w:t>
      </w:r>
      <w:r w:rsidR="00D40442" w:rsidRPr="00D40442">
        <w:rPr>
          <w:b w:val="0"/>
          <w:color w:val="auto"/>
          <w:szCs w:val="24"/>
        </w:rPr>
        <w:t xml:space="preserve"> entre termos específicos da área de O&amp;G</w:t>
      </w:r>
      <w:r>
        <w:rPr>
          <w:b w:val="0"/>
          <w:color w:val="auto"/>
          <w:szCs w:val="24"/>
        </w:rPr>
        <w:t xml:space="preserve"> presentes no corpus utilizado</w:t>
      </w:r>
      <w:r w:rsidR="00D40442" w:rsidRPr="00D40442">
        <w:rPr>
          <w:b w:val="0"/>
          <w:color w:val="auto"/>
          <w:szCs w:val="24"/>
        </w:rPr>
        <w:t xml:space="preserve">. É possível observar </w:t>
      </w:r>
      <w:r w:rsidR="00FD0396">
        <w:rPr>
          <w:b w:val="0"/>
          <w:color w:val="auto"/>
          <w:szCs w:val="24"/>
        </w:rPr>
        <w:t>que,</w:t>
      </w:r>
      <w:r w:rsidR="00FD0396" w:rsidRPr="00FD0396">
        <w:rPr>
          <w:b w:val="0"/>
          <w:color w:val="auto"/>
          <w:szCs w:val="24"/>
        </w:rPr>
        <w:t xml:space="preserve"> </w:t>
      </w:r>
      <w:r w:rsidR="00FD0396">
        <w:rPr>
          <w:b w:val="0"/>
          <w:color w:val="auto"/>
          <w:szCs w:val="24"/>
        </w:rPr>
        <w:t>para termos técnicos do vocabulário, os modelos específicos apresentam regiões de vizinhança do espaço vetorial semanticamente mais significativas, quando considerados em relação do modelo de contexto geral</w:t>
      </w:r>
      <w:r w:rsidR="00D40442" w:rsidRPr="00D40442">
        <w:rPr>
          <w:b w:val="0"/>
          <w:color w:val="auto"/>
          <w:szCs w:val="24"/>
        </w:rPr>
        <w:t>.</w:t>
      </w:r>
      <w:r w:rsidR="007A24C7">
        <w:rPr>
          <w:b w:val="0"/>
          <w:color w:val="auto"/>
          <w:szCs w:val="24"/>
        </w:rPr>
        <w:t xml:space="preserve"> </w:t>
      </w:r>
    </w:p>
    <w:p w14:paraId="4178828D" w14:textId="2DC33456" w:rsidR="00757C6C" w:rsidRDefault="00757C6C" w:rsidP="00241181">
      <w:pPr>
        <w:pStyle w:val="Corpodetexto2"/>
        <w:rPr>
          <w:b w:val="0"/>
          <w:color w:val="auto"/>
          <w:szCs w:val="24"/>
        </w:rPr>
      </w:pPr>
    </w:p>
    <w:p w14:paraId="7AC7690F" w14:textId="3BF445BA" w:rsidR="00B2384D" w:rsidRDefault="00B2384D">
      <w:pPr>
        <w:rPr>
          <w:b/>
          <w:sz w:val="24"/>
          <w:lang w:val="pt-BR"/>
        </w:rPr>
      </w:pPr>
    </w:p>
    <w:p w14:paraId="4198DD89" w14:textId="1F4F6167" w:rsidR="001D52E3" w:rsidRPr="00BA4198" w:rsidRDefault="008205AB" w:rsidP="001D52E3">
      <w:pPr>
        <w:pStyle w:val="Corpodetexto2"/>
        <w:jc w:val="left"/>
        <w:rPr>
          <w:lang w:val="en-US"/>
        </w:rPr>
      </w:pPr>
      <w:r>
        <w:rPr>
          <w:color w:val="auto"/>
          <w:lang w:val="en-US"/>
        </w:rPr>
        <w:t>7</w:t>
      </w:r>
      <w:r w:rsidR="001D52E3" w:rsidRPr="00BA4198">
        <w:rPr>
          <w:color w:val="auto"/>
          <w:lang w:val="en-US"/>
        </w:rPr>
        <w:t>. Referências</w:t>
      </w:r>
      <w:r w:rsidR="001D52E3" w:rsidRPr="00BA4198">
        <w:rPr>
          <w:lang w:val="en-US"/>
        </w:rPr>
        <w:t xml:space="preserve"> </w:t>
      </w:r>
    </w:p>
    <w:p w14:paraId="2077A66B" w14:textId="77777777" w:rsidR="001D52E3" w:rsidRPr="00BA4198" w:rsidRDefault="001D52E3" w:rsidP="001D52E3">
      <w:pPr>
        <w:pStyle w:val="Bibliografia"/>
        <w:spacing w:after="60"/>
        <w:ind w:left="284" w:hanging="284"/>
        <w:jc w:val="both"/>
        <w:rPr>
          <w:noProof/>
          <w:sz w:val="24"/>
          <w:szCs w:val="24"/>
        </w:rPr>
      </w:pPr>
    </w:p>
    <w:p w14:paraId="293809F9" w14:textId="233D1003" w:rsidR="001D52E3" w:rsidRPr="001D52E3" w:rsidRDefault="001D52E3" w:rsidP="001D52E3">
      <w:pPr>
        <w:pStyle w:val="Bibliografia"/>
        <w:spacing w:after="60"/>
        <w:ind w:left="284" w:hanging="284"/>
        <w:jc w:val="both"/>
        <w:rPr>
          <w:noProof/>
          <w:sz w:val="24"/>
          <w:szCs w:val="24"/>
        </w:rPr>
      </w:pPr>
      <w:r w:rsidRPr="00BA4198">
        <w:rPr>
          <w:noProof/>
          <w:sz w:val="24"/>
          <w:szCs w:val="24"/>
        </w:rPr>
        <w:t xml:space="preserve">BLINSTON, </w:t>
      </w:r>
      <w:r w:rsidR="007C564F" w:rsidRPr="00BA4198">
        <w:rPr>
          <w:noProof/>
          <w:sz w:val="24"/>
          <w:szCs w:val="24"/>
        </w:rPr>
        <w:t>K.</w:t>
      </w:r>
      <w:r w:rsidR="00720D87" w:rsidRPr="00BA4198">
        <w:rPr>
          <w:noProof/>
          <w:sz w:val="24"/>
          <w:szCs w:val="24"/>
        </w:rPr>
        <w:t>,</w:t>
      </w:r>
      <w:r w:rsidRPr="00BA4198">
        <w:rPr>
          <w:noProof/>
          <w:sz w:val="24"/>
          <w:szCs w:val="24"/>
        </w:rPr>
        <w:t xml:space="preserve"> BLONDELLE,</w:t>
      </w:r>
      <w:r w:rsidR="006E633B" w:rsidRPr="00BA4198">
        <w:rPr>
          <w:noProof/>
          <w:sz w:val="24"/>
          <w:szCs w:val="24"/>
        </w:rPr>
        <w:t xml:space="preserve"> H</w:t>
      </w:r>
      <w:r w:rsidRPr="00BA4198">
        <w:rPr>
          <w:noProof/>
          <w:sz w:val="24"/>
          <w:szCs w:val="24"/>
        </w:rPr>
        <w:t xml:space="preserve">. </w:t>
      </w:r>
      <w:r w:rsidRPr="001D52E3">
        <w:rPr>
          <w:noProof/>
          <w:sz w:val="24"/>
          <w:szCs w:val="24"/>
        </w:rPr>
        <w:t xml:space="preserve">Machine learning systems open up access to large volumes of valuable information lying dormant in unstructured documents. </w:t>
      </w:r>
      <w:r w:rsidRPr="00117CA6">
        <w:rPr>
          <w:bCs/>
          <w:i/>
          <w:noProof/>
          <w:sz w:val="24"/>
          <w:szCs w:val="24"/>
        </w:rPr>
        <w:t>The Leading Edge</w:t>
      </w:r>
      <w:r w:rsidRPr="001D52E3">
        <w:rPr>
          <w:noProof/>
          <w:sz w:val="24"/>
          <w:szCs w:val="24"/>
        </w:rPr>
        <w:t>, 2017.</w:t>
      </w:r>
    </w:p>
    <w:p w14:paraId="65E36AA6" w14:textId="69F82152" w:rsidR="001D52E3" w:rsidRDefault="001D52E3" w:rsidP="001D52E3">
      <w:pPr>
        <w:spacing w:after="60"/>
        <w:ind w:left="284" w:hanging="284"/>
        <w:jc w:val="both"/>
        <w:rPr>
          <w:sz w:val="24"/>
          <w:szCs w:val="24"/>
        </w:rPr>
      </w:pPr>
      <w:r w:rsidRPr="001D52E3">
        <w:rPr>
          <w:sz w:val="24"/>
          <w:szCs w:val="24"/>
        </w:rPr>
        <w:t xml:space="preserve">BOJANOWSKI, P., GRAVE, E., JOOULIN, A. MIKOLOV, T. </w:t>
      </w:r>
      <w:r w:rsidRPr="00117CA6">
        <w:rPr>
          <w:sz w:val="24"/>
          <w:szCs w:val="24"/>
        </w:rPr>
        <w:t>Enriching Word Vectors with Subword Information</w:t>
      </w:r>
      <w:r w:rsidRPr="001D52E3">
        <w:rPr>
          <w:sz w:val="24"/>
          <w:szCs w:val="24"/>
        </w:rPr>
        <w:t xml:space="preserve">. </w:t>
      </w:r>
      <w:r w:rsidRPr="00117CA6">
        <w:rPr>
          <w:i/>
          <w:sz w:val="24"/>
          <w:szCs w:val="24"/>
        </w:rPr>
        <w:t>Transactions of the Association for Computational Linguistics</w:t>
      </w:r>
      <w:r w:rsidR="00F66240">
        <w:rPr>
          <w:i/>
          <w:sz w:val="24"/>
          <w:szCs w:val="24"/>
        </w:rPr>
        <w:t>.</w:t>
      </w:r>
      <w:r w:rsidR="001900E2">
        <w:rPr>
          <w:sz w:val="24"/>
          <w:szCs w:val="24"/>
        </w:rPr>
        <w:t xml:space="preserve"> </w:t>
      </w:r>
      <w:r w:rsidR="001900E2" w:rsidRPr="001D52E3">
        <w:rPr>
          <w:sz w:val="24"/>
          <w:szCs w:val="24"/>
        </w:rPr>
        <w:t>2017</w:t>
      </w:r>
      <w:r w:rsidR="001900E2">
        <w:rPr>
          <w:sz w:val="24"/>
          <w:szCs w:val="24"/>
        </w:rPr>
        <w:t>.</w:t>
      </w:r>
    </w:p>
    <w:p w14:paraId="6597A661" w14:textId="789C0B51" w:rsidR="00720D87" w:rsidRDefault="00720D87" w:rsidP="00720D87">
      <w:pPr>
        <w:spacing w:after="60"/>
        <w:ind w:left="284" w:hanging="284"/>
        <w:jc w:val="both"/>
        <w:rPr>
          <w:sz w:val="24"/>
          <w:szCs w:val="24"/>
        </w:rPr>
      </w:pPr>
      <w:r w:rsidRPr="00720D87">
        <w:rPr>
          <w:sz w:val="24"/>
          <w:szCs w:val="24"/>
        </w:rPr>
        <w:t>CER, D., YANG, Y., KONG, S.-Y., HUA, N., KIMTIACO, N., JOHN,</w:t>
      </w:r>
      <w:r>
        <w:rPr>
          <w:sz w:val="24"/>
          <w:szCs w:val="24"/>
        </w:rPr>
        <w:t xml:space="preserve"> R. S.</w:t>
      </w:r>
      <w:r w:rsidRPr="00720D87">
        <w:rPr>
          <w:sz w:val="24"/>
          <w:szCs w:val="24"/>
        </w:rPr>
        <w:t xml:space="preserve">, </w:t>
      </w:r>
      <w:r w:rsidR="000255CB">
        <w:rPr>
          <w:sz w:val="24"/>
          <w:szCs w:val="24"/>
        </w:rPr>
        <w:t xml:space="preserve">CONSTANT, </w:t>
      </w:r>
      <w:r w:rsidRPr="00720D87">
        <w:rPr>
          <w:sz w:val="24"/>
          <w:szCs w:val="24"/>
        </w:rPr>
        <w:t xml:space="preserve">N., </w:t>
      </w:r>
      <w:r w:rsidR="000255CB">
        <w:rPr>
          <w:sz w:val="24"/>
          <w:szCs w:val="24"/>
        </w:rPr>
        <w:t xml:space="preserve">GUAJARDO-CESPEDES, M., YUAN, S., TAR, C., SUNG, </w:t>
      </w:r>
      <w:r w:rsidRPr="00720D87">
        <w:rPr>
          <w:sz w:val="24"/>
          <w:szCs w:val="24"/>
        </w:rPr>
        <w:t xml:space="preserve">Y.-H., </w:t>
      </w:r>
      <w:r w:rsidR="000255CB">
        <w:rPr>
          <w:sz w:val="24"/>
          <w:szCs w:val="24"/>
        </w:rPr>
        <w:t>STROPE, B., KURZWEIL, R.</w:t>
      </w:r>
      <w:r w:rsidRPr="00720D87">
        <w:rPr>
          <w:sz w:val="24"/>
          <w:szCs w:val="24"/>
        </w:rPr>
        <w:t xml:space="preserve"> Universal sentence encoder. </w:t>
      </w:r>
      <w:r w:rsidRPr="000255CB">
        <w:rPr>
          <w:i/>
          <w:sz w:val="24"/>
          <w:szCs w:val="24"/>
        </w:rPr>
        <w:t>ArXiv</w:t>
      </w:r>
      <w:r w:rsidRPr="00720D87">
        <w:rPr>
          <w:sz w:val="24"/>
          <w:szCs w:val="24"/>
        </w:rPr>
        <w:t>, 1803.11175,</w:t>
      </w:r>
      <w:r w:rsidR="000255CB">
        <w:rPr>
          <w:sz w:val="24"/>
          <w:szCs w:val="24"/>
        </w:rPr>
        <w:t xml:space="preserve"> </w:t>
      </w:r>
      <w:r w:rsidRPr="00720D87">
        <w:rPr>
          <w:sz w:val="24"/>
          <w:szCs w:val="24"/>
        </w:rPr>
        <w:t>2018.</w:t>
      </w:r>
    </w:p>
    <w:p w14:paraId="26EC7079" w14:textId="04CDAE90" w:rsidR="00521886" w:rsidRPr="00720D87" w:rsidRDefault="00521886" w:rsidP="00720D87">
      <w:pPr>
        <w:spacing w:after="60"/>
        <w:ind w:left="284" w:hanging="284"/>
        <w:jc w:val="both"/>
        <w:rPr>
          <w:sz w:val="24"/>
          <w:szCs w:val="24"/>
        </w:rPr>
      </w:pPr>
      <w:r>
        <w:rPr>
          <w:sz w:val="24"/>
          <w:szCs w:val="24"/>
        </w:rPr>
        <w:t>DIAZ,</w:t>
      </w:r>
      <w:r w:rsidRPr="00521886">
        <w:rPr>
          <w:sz w:val="24"/>
          <w:szCs w:val="24"/>
        </w:rPr>
        <w:t xml:space="preserve"> F</w:t>
      </w:r>
      <w:r>
        <w:rPr>
          <w:sz w:val="24"/>
          <w:szCs w:val="24"/>
        </w:rPr>
        <w:t>.</w:t>
      </w:r>
      <w:r w:rsidRPr="00521886">
        <w:rPr>
          <w:sz w:val="24"/>
          <w:szCs w:val="24"/>
        </w:rPr>
        <w:t xml:space="preserve">, </w:t>
      </w:r>
      <w:r>
        <w:rPr>
          <w:sz w:val="24"/>
          <w:szCs w:val="24"/>
        </w:rPr>
        <w:t>MITRA,</w:t>
      </w:r>
      <w:r w:rsidRPr="00521886">
        <w:rPr>
          <w:sz w:val="24"/>
          <w:szCs w:val="24"/>
        </w:rPr>
        <w:t xml:space="preserve"> B</w:t>
      </w:r>
      <w:r>
        <w:rPr>
          <w:sz w:val="24"/>
          <w:szCs w:val="24"/>
        </w:rPr>
        <w:t>.</w:t>
      </w:r>
      <w:r w:rsidRPr="00521886">
        <w:rPr>
          <w:sz w:val="24"/>
          <w:szCs w:val="24"/>
        </w:rPr>
        <w:t xml:space="preserve">, </w:t>
      </w:r>
      <w:r>
        <w:rPr>
          <w:sz w:val="24"/>
          <w:szCs w:val="24"/>
        </w:rPr>
        <w:t>CRASWELL,</w:t>
      </w:r>
      <w:r w:rsidRPr="00521886">
        <w:rPr>
          <w:sz w:val="24"/>
          <w:szCs w:val="24"/>
        </w:rPr>
        <w:t xml:space="preserve"> N. Query Expansion with </w:t>
      </w:r>
      <w:r w:rsidR="006E633B">
        <w:rPr>
          <w:sz w:val="24"/>
          <w:szCs w:val="24"/>
        </w:rPr>
        <w:t>Locally-Trained Word Embeddings.</w:t>
      </w:r>
      <w:r w:rsidRPr="00521886">
        <w:rPr>
          <w:sz w:val="24"/>
          <w:szCs w:val="24"/>
        </w:rPr>
        <w:t xml:space="preserve"> </w:t>
      </w:r>
      <w:r w:rsidRPr="00521886">
        <w:rPr>
          <w:i/>
          <w:sz w:val="24"/>
          <w:szCs w:val="24"/>
        </w:rPr>
        <w:t>Proceedings of the 54th Annual Me</w:t>
      </w:r>
      <w:r w:rsidR="006E633B">
        <w:rPr>
          <w:i/>
          <w:sz w:val="24"/>
          <w:szCs w:val="24"/>
        </w:rPr>
        <w:t xml:space="preserve">eting of the Association for </w:t>
      </w:r>
      <w:r w:rsidRPr="00521886">
        <w:rPr>
          <w:i/>
          <w:sz w:val="24"/>
          <w:szCs w:val="24"/>
        </w:rPr>
        <w:t>Computational Linguistics</w:t>
      </w:r>
      <w:r>
        <w:rPr>
          <w:sz w:val="24"/>
          <w:szCs w:val="24"/>
        </w:rPr>
        <w:t>, p.</w:t>
      </w:r>
      <w:r w:rsidRPr="00521886">
        <w:rPr>
          <w:sz w:val="24"/>
          <w:szCs w:val="24"/>
        </w:rPr>
        <w:t xml:space="preserve"> 367–77. doi:10.18653/v1/P16-1035</w:t>
      </w:r>
      <w:r>
        <w:rPr>
          <w:sz w:val="24"/>
          <w:szCs w:val="24"/>
        </w:rPr>
        <w:t xml:space="preserve">, </w:t>
      </w:r>
      <w:r w:rsidRPr="00521886">
        <w:rPr>
          <w:sz w:val="24"/>
          <w:szCs w:val="24"/>
        </w:rPr>
        <w:t>Berlin, Germany</w:t>
      </w:r>
      <w:r>
        <w:rPr>
          <w:sz w:val="24"/>
          <w:szCs w:val="24"/>
        </w:rPr>
        <w:t>, 2016</w:t>
      </w:r>
    </w:p>
    <w:p w14:paraId="607F504C" w14:textId="21CED6D6" w:rsidR="001D52E3" w:rsidRPr="001900E2" w:rsidRDefault="001D52E3" w:rsidP="001D52E3">
      <w:pPr>
        <w:pStyle w:val="Bibliografia"/>
        <w:spacing w:after="60"/>
        <w:ind w:left="284" w:hanging="284"/>
        <w:jc w:val="both"/>
        <w:rPr>
          <w:noProof/>
          <w:sz w:val="24"/>
          <w:szCs w:val="24"/>
        </w:rPr>
      </w:pPr>
      <w:r w:rsidRPr="001D52E3">
        <w:rPr>
          <w:noProof/>
          <w:sz w:val="24"/>
          <w:szCs w:val="24"/>
        </w:rPr>
        <w:t xml:space="preserve">GOODFELLOW, </w:t>
      </w:r>
      <w:r w:rsidR="00A858D3">
        <w:rPr>
          <w:noProof/>
          <w:sz w:val="24"/>
          <w:szCs w:val="24"/>
        </w:rPr>
        <w:t>I.</w:t>
      </w:r>
      <w:r w:rsidR="00720D87">
        <w:rPr>
          <w:noProof/>
          <w:sz w:val="24"/>
          <w:szCs w:val="24"/>
        </w:rPr>
        <w:t>,</w:t>
      </w:r>
      <w:r w:rsidRPr="001D52E3">
        <w:rPr>
          <w:noProof/>
          <w:sz w:val="24"/>
          <w:szCs w:val="24"/>
        </w:rPr>
        <w:t xml:space="preserve"> BENGIO, </w:t>
      </w:r>
      <w:r w:rsidR="00A858D3">
        <w:rPr>
          <w:noProof/>
          <w:sz w:val="24"/>
          <w:szCs w:val="24"/>
        </w:rPr>
        <w:t>Y.</w:t>
      </w:r>
      <w:r w:rsidR="00720D87">
        <w:rPr>
          <w:noProof/>
          <w:sz w:val="24"/>
          <w:szCs w:val="24"/>
        </w:rPr>
        <w:t>,</w:t>
      </w:r>
      <w:r w:rsidRPr="001D52E3">
        <w:rPr>
          <w:noProof/>
          <w:sz w:val="24"/>
          <w:szCs w:val="24"/>
        </w:rPr>
        <w:t xml:space="preserve"> COURVILLE,</w:t>
      </w:r>
      <w:r w:rsidR="00A858D3">
        <w:rPr>
          <w:noProof/>
          <w:sz w:val="24"/>
          <w:szCs w:val="24"/>
        </w:rPr>
        <w:t xml:space="preserve"> A.</w:t>
      </w:r>
      <w:r w:rsidRPr="001D52E3">
        <w:rPr>
          <w:noProof/>
          <w:sz w:val="24"/>
          <w:szCs w:val="24"/>
        </w:rPr>
        <w:t xml:space="preserve">. </w:t>
      </w:r>
      <w:r w:rsidRPr="00586971">
        <w:rPr>
          <w:bCs/>
          <w:i/>
          <w:noProof/>
          <w:sz w:val="24"/>
          <w:szCs w:val="24"/>
        </w:rPr>
        <w:t>Deep Learning</w:t>
      </w:r>
      <w:r w:rsidR="00586971" w:rsidRPr="00586971">
        <w:rPr>
          <w:bCs/>
          <w:i/>
          <w:noProof/>
          <w:sz w:val="24"/>
          <w:szCs w:val="24"/>
        </w:rPr>
        <w:t>.</w:t>
      </w:r>
      <w:r w:rsidRPr="001D52E3">
        <w:rPr>
          <w:noProof/>
          <w:sz w:val="24"/>
          <w:szCs w:val="24"/>
        </w:rPr>
        <w:t xml:space="preserve"> MIT Press. </w:t>
      </w:r>
      <w:r w:rsidRPr="001900E2">
        <w:rPr>
          <w:noProof/>
          <w:sz w:val="24"/>
          <w:szCs w:val="24"/>
        </w:rPr>
        <w:t xml:space="preserve">Disponivel em: </w:t>
      </w:r>
      <w:r w:rsidR="009E47E0">
        <w:rPr>
          <w:noProof/>
          <w:sz w:val="24"/>
          <w:szCs w:val="24"/>
        </w:rPr>
        <w:t>&lt;</w:t>
      </w:r>
      <w:r w:rsidR="001900E2" w:rsidRPr="009E47E0">
        <w:rPr>
          <w:noProof/>
          <w:sz w:val="24"/>
          <w:szCs w:val="24"/>
        </w:rPr>
        <w:t>http://www.deeplearningbook.org</w:t>
      </w:r>
      <w:r w:rsidR="009E47E0">
        <w:rPr>
          <w:noProof/>
          <w:sz w:val="24"/>
          <w:szCs w:val="24"/>
        </w:rPr>
        <w:t>&gt;</w:t>
      </w:r>
      <w:r w:rsidR="001900E2">
        <w:rPr>
          <w:noProof/>
          <w:sz w:val="24"/>
          <w:szCs w:val="24"/>
        </w:rPr>
        <w:t>,</w:t>
      </w:r>
      <w:r w:rsidR="001900E2" w:rsidRPr="001D52E3">
        <w:rPr>
          <w:noProof/>
          <w:sz w:val="24"/>
          <w:szCs w:val="24"/>
        </w:rPr>
        <w:t xml:space="preserve"> 2016</w:t>
      </w:r>
      <w:r w:rsidR="001900E2">
        <w:rPr>
          <w:noProof/>
          <w:sz w:val="24"/>
          <w:szCs w:val="24"/>
        </w:rPr>
        <w:t>.</w:t>
      </w:r>
    </w:p>
    <w:p w14:paraId="0F386654" w14:textId="3DE68F8B" w:rsidR="001D52E3" w:rsidRPr="001D52E3" w:rsidRDefault="00801AB9" w:rsidP="001D52E3">
      <w:pPr>
        <w:spacing w:after="60"/>
        <w:ind w:left="284" w:hanging="284"/>
        <w:jc w:val="both"/>
        <w:rPr>
          <w:sz w:val="24"/>
          <w:szCs w:val="24"/>
        </w:rPr>
      </w:pPr>
      <w:r>
        <w:rPr>
          <w:sz w:val="24"/>
          <w:szCs w:val="24"/>
        </w:rPr>
        <w:t>HARTMAN, N. S., FONSECA, E.,</w:t>
      </w:r>
      <w:r w:rsidR="006E633B">
        <w:rPr>
          <w:sz w:val="24"/>
          <w:szCs w:val="24"/>
        </w:rPr>
        <w:t xml:space="preserve"> SHULBY, C.,</w:t>
      </w:r>
      <w:r w:rsidR="00636CFF">
        <w:rPr>
          <w:sz w:val="24"/>
          <w:szCs w:val="24"/>
        </w:rPr>
        <w:t xml:space="preserve"> TREVISO, M.,</w:t>
      </w:r>
      <w:r w:rsidR="006E633B">
        <w:rPr>
          <w:sz w:val="24"/>
          <w:szCs w:val="24"/>
        </w:rPr>
        <w:t xml:space="preserve"> RODRIGUES, J. S.,</w:t>
      </w:r>
      <w:r w:rsidR="001D52E3" w:rsidRPr="001900E2">
        <w:rPr>
          <w:sz w:val="24"/>
          <w:szCs w:val="24"/>
        </w:rPr>
        <w:t xml:space="preserve"> ALUISIO, S. </w:t>
      </w:r>
      <w:r w:rsidR="001D52E3" w:rsidRPr="00117CA6">
        <w:rPr>
          <w:sz w:val="24"/>
          <w:szCs w:val="24"/>
        </w:rPr>
        <w:t>Portuguese Word Embeddings: Evaluating on Word Analogies and Natural Language Tasks</w:t>
      </w:r>
      <w:r w:rsidR="001D52E3" w:rsidRPr="001D52E3">
        <w:rPr>
          <w:sz w:val="24"/>
          <w:szCs w:val="24"/>
        </w:rPr>
        <w:t xml:space="preserve">. </w:t>
      </w:r>
      <w:r w:rsidR="001D52E3" w:rsidRPr="00117CA6">
        <w:rPr>
          <w:i/>
          <w:sz w:val="24"/>
          <w:szCs w:val="24"/>
        </w:rPr>
        <w:t>Proceedings of Symposium in Information and Human Language Technology</w:t>
      </w:r>
      <w:r w:rsidR="001D52E3" w:rsidRPr="001D52E3">
        <w:rPr>
          <w:sz w:val="24"/>
          <w:szCs w:val="24"/>
        </w:rPr>
        <w:t>. Uberlandia, MG, Sociedade Brasileira de Computacão</w:t>
      </w:r>
      <w:r w:rsidR="001900E2">
        <w:rPr>
          <w:sz w:val="24"/>
          <w:szCs w:val="24"/>
        </w:rPr>
        <w:t xml:space="preserve">, </w:t>
      </w:r>
      <w:r w:rsidR="001900E2" w:rsidRPr="001900E2">
        <w:rPr>
          <w:sz w:val="24"/>
          <w:szCs w:val="24"/>
        </w:rPr>
        <w:t>2017</w:t>
      </w:r>
      <w:r w:rsidR="001900E2">
        <w:rPr>
          <w:sz w:val="24"/>
          <w:szCs w:val="24"/>
        </w:rPr>
        <w:t>.</w:t>
      </w:r>
    </w:p>
    <w:p w14:paraId="01BA5B84" w14:textId="62B2A076" w:rsidR="001D52E3" w:rsidRDefault="001D52E3" w:rsidP="001D52E3">
      <w:pPr>
        <w:tabs>
          <w:tab w:val="left" w:pos="567"/>
        </w:tabs>
        <w:spacing w:after="60"/>
        <w:ind w:left="284" w:hanging="284"/>
        <w:jc w:val="both"/>
        <w:rPr>
          <w:sz w:val="24"/>
          <w:szCs w:val="24"/>
        </w:rPr>
      </w:pPr>
      <w:bookmarkStart w:id="235" w:name="_Ref508700047"/>
      <w:r w:rsidRPr="00AA6FCF">
        <w:rPr>
          <w:sz w:val="24"/>
          <w:szCs w:val="24"/>
        </w:rPr>
        <w:t>LAI, S.</w:t>
      </w:r>
      <w:r w:rsidR="00C33B01">
        <w:rPr>
          <w:sz w:val="24"/>
          <w:szCs w:val="24"/>
        </w:rPr>
        <w:t>,</w:t>
      </w:r>
      <w:r w:rsidRPr="00AA6FCF">
        <w:rPr>
          <w:sz w:val="24"/>
          <w:szCs w:val="24"/>
        </w:rPr>
        <w:t xml:space="preserve"> Liu, K.</w:t>
      </w:r>
      <w:r w:rsidR="00C33B01">
        <w:rPr>
          <w:sz w:val="24"/>
          <w:szCs w:val="24"/>
        </w:rPr>
        <w:t>,</w:t>
      </w:r>
      <w:r w:rsidRPr="00AA6FCF">
        <w:rPr>
          <w:sz w:val="24"/>
          <w:szCs w:val="24"/>
        </w:rPr>
        <w:t xml:space="preserve"> XU, L.</w:t>
      </w:r>
      <w:r w:rsidR="00C33B01">
        <w:rPr>
          <w:sz w:val="24"/>
          <w:szCs w:val="24"/>
        </w:rPr>
        <w:t>,</w:t>
      </w:r>
      <w:r w:rsidRPr="00AA6FCF">
        <w:rPr>
          <w:sz w:val="24"/>
          <w:szCs w:val="24"/>
        </w:rPr>
        <w:t xml:space="preserve"> ZHAO, J. </w:t>
      </w:r>
      <w:r w:rsidRPr="00117CA6">
        <w:rPr>
          <w:sz w:val="24"/>
          <w:szCs w:val="24"/>
        </w:rPr>
        <w:t>How to Generate a Good Word Embedding</w:t>
      </w:r>
      <w:r w:rsidRPr="001D52E3">
        <w:rPr>
          <w:sz w:val="24"/>
          <w:szCs w:val="24"/>
        </w:rPr>
        <w:t xml:space="preserve">. </w:t>
      </w:r>
      <w:r w:rsidRPr="00117CA6">
        <w:rPr>
          <w:i/>
          <w:sz w:val="24"/>
          <w:szCs w:val="24"/>
        </w:rPr>
        <w:t>IEEE Intelligent Systems</w:t>
      </w:r>
      <w:r w:rsidRPr="001D52E3">
        <w:rPr>
          <w:sz w:val="24"/>
          <w:szCs w:val="24"/>
        </w:rPr>
        <w:t>, vol. 31, no. 6, pp. 5-14. doi: 10.1109/MIS.2016.45</w:t>
      </w:r>
      <w:bookmarkEnd w:id="235"/>
      <w:r w:rsidR="001900E2">
        <w:rPr>
          <w:sz w:val="24"/>
          <w:szCs w:val="24"/>
        </w:rPr>
        <w:t xml:space="preserve">. </w:t>
      </w:r>
      <w:r w:rsidR="001900E2" w:rsidRPr="001D52E3">
        <w:rPr>
          <w:sz w:val="24"/>
          <w:szCs w:val="24"/>
        </w:rPr>
        <w:t>Nov.-Dec. 2016</w:t>
      </w:r>
      <w:r w:rsidR="001900E2">
        <w:rPr>
          <w:sz w:val="24"/>
          <w:szCs w:val="24"/>
        </w:rPr>
        <w:t>.</w:t>
      </w:r>
    </w:p>
    <w:p w14:paraId="0DAF7BF9" w14:textId="539F6FF8" w:rsidR="00605F73" w:rsidRDefault="00605F73" w:rsidP="00605F73">
      <w:pPr>
        <w:pStyle w:val="Bibliografia"/>
        <w:spacing w:after="60"/>
        <w:ind w:left="284" w:hanging="284"/>
        <w:jc w:val="both"/>
        <w:rPr>
          <w:noProof/>
          <w:sz w:val="24"/>
          <w:szCs w:val="24"/>
        </w:rPr>
      </w:pPr>
      <w:r w:rsidRPr="001D52E3">
        <w:rPr>
          <w:noProof/>
          <w:sz w:val="24"/>
          <w:szCs w:val="24"/>
        </w:rPr>
        <w:t>LECUN, Y.</w:t>
      </w:r>
      <w:r w:rsidR="00C33B01">
        <w:rPr>
          <w:noProof/>
          <w:sz w:val="24"/>
          <w:szCs w:val="24"/>
        </w:rPr>
        <w:t>,</w:t>
      </w:r>
      <w:r w:rsidRPr="001D52E3">
        <w:rPr>
          <w:noProof/>
          <w:sz w:val="24"/>
          <w:szCs w:val="24"/>
        </w:rPr>
        <w:t xml:space="preserve"> BENGIO, Y.</w:t>
      </w:r>
      <w:r w:rsidR="00C33B01">
        <w:rPr>
          <w:noProof/>
          <w:sz w:val="24"/>
          <w:szCs w:val="24"/>
        </w:rPr>
        <w:t>,</w:t>
      </w:r>
      <w:r w:rsidRPr="001D52E3">
        <w:rPr>
          <w:noProof/>
          <w:sz w:val="24"/>
          <w:szCs w:val="24"/>
        </w:rPr>
        <w:t xml:space="preserve"> HINTON, G</w:t>
      </w:r>
      <w:r w:rsidR="00CE72AF">
        <w:rPr>
          <w:noProof/>
          <w:sz w:val="24"/>
          <w:szCs w:val="24"/>
        </w:rPr>
        <w:t>.</w:t>
      </w:r>
      <w:r w:rsidRPr="001D52E3">
        <w:rPr>
          <w:b/>
          <w:noProof/>
          <w:sz w:val="24"/>
          <w:szCs w:val="24"/>
        </w:rPr>
        <w:t xml:space="preserve"> </w:t>
      </w:r>
      <w:r w:rsidRPr="00117CA6">
        <w:rPr>
          <w:noProof/>
          <w:sz w:val="24"/>
          <w:szCs w:val="24"/>
        </w:rPr>
        <w:t>Deep Learning</w:t>
      </w:r>
      <w:r w:rsidRPr="001D52E3">
        <w:rPr>
          <w:noProof/>
          <w:sz w:val="24"/>
          <w:szCs w:val="24"/>
        </w:rPr>
        <w:t xml:space="preserve">. </w:t>
      </w:r>
      <w:r w:rsidRPr="002C2276">
        <w:rPr>
          <w:bCs/>
          <w:i/>
          <w:noProof/>
          <w:sz w:val="24"/>
          <w:szCs w:val="24"/>
        </w:rPr>
        <w:t>Nature</w:t>
      </w:r>
      <w:r w:rsidRPr="002C2276">
        <w:rPr>
          <w:noProof/>
          <w:sz w:val="24"/>
          <w:szCs w:val="24"/>
        </w:rPr>
        <w:t>, maio 2015.</w:t>
      </w:r>
    </w:p>
    <w:p w14:paraId="4C059FFD" w14:textId="4562C054" w:rsidR="00F976BE" w:rsidRPr="001D52E3" w:rsidRDefault="00F976BE" w:rsidP="001D52E3">
      <w:pPr>
        <w:tabs>
          <w:tab w:val="left" w:pos="567"/>
        </w:tabs>
        <w:spacing w:after="60"/>
        <w:ind w:left="284" w:hanging="284"/>
        <w:jc w:val="both"/>
        <w:rPr>
          <w:sz w:val="24"/>
          <w:szCs w:val="24"/>
        </w:rPr>
      </w:pPr>
      <w:r>
        <w:rPr>
          <w:sz w:val="24"/>
          <w:szCs w:val="24"/>
        </w:rPr>
        <w:t>LOPER</w:t>
      </w:r>
      <w:r w:rsidRPr="00F976BE">
        <w:rPr>
          <w:sz w:val="24"/>
          <w:szCs w:val="24"/>
        </w:rPr>
        <w:t>, E</w:t>
      </w:r>
      <w:r>
        <w:rPr>
          <w:sz w:val="24"/>
          <w:szCs w:val="24"/>
        </w:rPr>
        <w:t>.</w:t>
      </w:r>
      <w:r w:rsidR="00C33B01">
        <w:rPr>
          <w:sz w:val="24"/>
          <w:szCs w:val="24"/>
        </w:rPr>
        <w:t>,</w:t>
      </w:r>
      <w:r w:rsidRPr="00F976BE">
        <w:rPr>
          <w:sz w:val="24"/>
          <w:szCs w:val="24"/>
        </w:rPr>
        <w:t xml:space="preserve"> </w:t>
      </w:r>
      <w:r>
        <w:rPr>
          <w:sz w:val="24"/>
          <w:szCs w:val="24"/>
        </w:rPr>
        <w:t>BIRD</w:t>
      </w:r>
      <w:r w:rsidRPr="00F976BE">
        <w:rPr>
          <w:sz w:val="24"/>
          <w:szCs w:val="24"/>
        </w:rPr>
        <w:t xml:space="preserve">, S. NLTK: </w:t>
      </w:r>
      <w:r w:rsidR="00CE72AF">
        <w:rPr>
          <w:sz w:val="24"/>
          <w:szCs w:val="24"/>
        </w:rPr>
        <w:t>the Natural Language Toolkit.</w:t>
      </w:r>
      <w:r w:rsidRPr="00F976BE">
        <w:rPr>
          <w:sz w:val="24"/>
          <w:szCs w:val="24"/>
        </w:rPr>
        <w:t xml:space="preserve"> </w:t>
      </w:r>
      <w:r w:rsidRPr="00F976BE">
        <w:rPr>
          <w:i/>
          <w:sz w:val="24"/>
          <w:szCs w:val="24"/>
        </w:rPr>
        <w:t>Proceedings of the ACL-02 Workshop on Effective tools and methodologies for teaching natural language processing and computational linguistics - Volume 1 (ETMTNLP '02)</w:t>
      </w:r>
      <w:r w:rsidRPr="00F976BE">
        <w:rPr>
          <w:sz w:val="24"/>
          <w:szCs w:val="24"/>
        </w:rPr>
        <w:t>, Vol. 1. Association for Computational Linguistics, Stroudsburg, PA, USA, 63-70. DOI: https://doi.org/10.3115/1118108.1118117</w:t>
      </w:r>
      <w:r w:rsidR="00845C2A">
        <w:rPr>
          <w:sz w:val="24"/>
          <w:szCs w:val="24"/>
        </w:rPr>
        <w:t>. 2002</w:t>
      </w:r>
    </w:p>
    <w:p w14:paraId="321F4947" w14:textId="77777777" w:rsidR="00605F73" w:rsidRDefault="00605F73" w:rsidP="00605F73">
      <w:pPr>
        <w:tabs>
          <w:tab w:val="left" w:pos="567"/>
        </w:tabs>
        <w:spacing w:after="60"/>
        <w:ind w:left="284" w:hanging="284"/>
        <w:jc w:val="both"/>
        <w:rPr>
          <w:sz w:val="24"/>
          <w:szCs w:val="24"/>
        </w:rPr>
      </w:pPr>
      <w:bookmarkStart w:id="236" w:name="_Ref508699716"/>
      <w:r>
        <w:rPr>
          <w:sz w:val="24"/>
          <w:szCs w:val="24"/>
        </w:rPr>
        <w:t xml:space="preserve">MATTMANN, </w:t>
      </w:r>
      <w:r w:rsidRPr="00320149">
        <w:rPr>
          <w:sz w:val="24"/>
          <w:szCs w:val="24"/>
        </w:rPr>
        <w:t>C.</w:t>
      </w:r>
      <w:r>
        <w:rPr>
          <w:sz w:val="24"/>
          <w:szCs w:val="24"/>
        </w:rPr>
        <w:t xml:space="preserve">, ZITTING, </w:t>
      </w:r>
      <w:r w:rsidRPr="00320149">
        <w:rPr>
          <w:sz w:val="24"/>
          <w:szCs w:val="24"/>
        </w:rPr>
        <w:t xml:space="preserve">J. </w:t>
      </w:r>
      <w:r w:rsidRPr="00320149">
        <w:rPr>
          <w:i/>
          <w:sz w:val="24"/>
          <w:szCs w:val="24"/>
        </w:rPr>
        <w:t>Tika in action</w:t>
      </w:r>
      <w:r w:rsidRPr="00320149">
        <w:rPr>
          <w:sz w:val="24"/>
          <w:szCs w:val="24"/>
        </w:rPr>
        <w:t xml:space="preserve">. </w:t>
      </w:r>
      <w:r w:rsidRPr="00DF52D2">
        <w:rPr>
          <w:sz w:val="24"/>
          <w:szCs w:val="24"/>
        </w:rPr>
        <w:t>Manning Publications Co., 2011</w:t>
      </w:r>
    </w:p>
    <w:p w14:paraId="7CEC3417" w14:textId="5C91611C" w:rsidR="001D52E3" w:rsidRPr="001D52E3" w:rsidRDefault="001D52E3" w:rsidP="001D52E3">
      <w:pPr>
        <w:spacing w:after="60"/>
        <w:ind w:left="284" w:hanging="284"/>
        <w:jc w:val="both"/>
        <w:rPr>
          <w:sz w:val="24"/>
          <w:szCs w:val="24"/>
        </w:rPr>
      </w:pPr>
      <w:r w:rsidRPr="001900E2">
        <w:rPr>
          <w:sz w:val="24"/>
          <w:szCs w:val="24"/>
        </w:rPr>
        <w:t>MIKOLOV, T.</w:t>
      </w:r>
      <w:r w:rsidR="00801AB9">
        <w:rPr>
          <w:sz w:val="24"/>
          <w:szCs w:val="24"/>
        </w:rPr>
        <w:t>,</w:t>
      </w:r>
      <w:r w:rsidRPr="001900E2">
        <w:rPr>
          <w:sz w:val="24"/>
          <w:szCs w:val="24"/>
        </w:rPr>
        <w:t xml:space="preserve"> CHEN, K.</w:t>
      </w:r>
      <w:r w:rsidR="00801AB9">
        <w:rPr>
          <w:sz w:val="24"/>
          <w:szCs w:val="24"/>
        </w:rPr>
        <w:t>,</w:t>
      </w:r>
      <w:r w:rsidRPr="001900E2">
        <w:rPr>
          <w:sz w:val="24"/>
          <w:szCs w:val="24"/>
        </w:rPr>
        <w:t xml:space="preserve"> CORRADO, G.</w:t>
      </w:r>
      <w:r w:rsidR="00801AB9">
        <w:rPr>
          <w:sz w:val="24"/>
          <w:szCs w:val="24"/>
        </w:rPr>
        <w:t>,</w:t>
      </w:r>
      <w:r w:rsidRPr="001900E2">
        <w:rPr>
          <w:sz w:val="24"/>
          <w:szCs w:val="24"/>
        </w:rPr>
        <w:t xml:space="preserve"> DEAN, J. </w:t>
      </w:r>
      <w:r w:rsidRPr="00F12224">
        <w:rPr>
          <w:sz w:val="24"/>
          <w:szCs w:val="24"/>
        </w:rPr>
        <w:t>Efficient estimation of word representations in vector space</w:t>
      </w:r>
      <w:r w:rsidR="00CE72AF">
        <w:rPr>
          <w:sz w:val="24"/>
          <w:szCs w:val="24"/>
        </w:rPr>
        <w:t>.</w:t>
      </w:r>
      <w:r w:rsidRPr="001D52E3">
        <w:rPr>
          <w:b/>
          <w:sz w:val="24"/>
          <w:szCs w:val="24"/>
        </w:rPr>
        <w:t xml:space="preserve"> </w:t>
      </w:r>
      <w:r w:rsidRPr="00F12224">
        <w:rPr>
          <w:i/>
          <w:sz w:val="24"/>
          <w:szCs w:val="24"/>
        </w:rPr>
        <w:t>ICLR Workshop</w:t>
      </w:r>
      <w:r w:rsidRPr="001D52E3">
        <w:rPr>
          <w:sz w:val="24"/>
          <w:szCs w:val="24"/>
        </w:rPr>
        <w:t>, 2013</w:t>
      </w:r>
      <w:bookmarkEnd w:id="236"/>
      <w:r w:rsidR="001900E2">
        <w:rPr>
          <w:sz w:val="24"/>
          <w:szCs w:val="24"/>
        </w:rPr>
        <w:t>a.</w:t>
      </w:r>
    </w:p>
    <w:p w14:paraId="0C9759B5" w14:textId="4FB27F09" w:rsidR="001D52E3" w:rsidRDefault="001D52E3" w:rsidP="001D52E3">
      <w:pPr>
        <w:spacing w:after="60"/>
        <w:ind w:left="284" w:hanging="284"/>
        <w:jc w:val="both"/>
        <w:rPr>
          <w:sz w:val="24"/>
          <w:szCs w:val="24"/>
        </w:rPr>
      </w:pPr>
      <w:bookmarkStart w:id="237" w:name="_Ref508699719"/>
      <w:r w:rsidRPr="001D52E3">
        <w:rPr>
          <w:sz w:val="24"/>
          <w:szCs w:val="24"/>
        </w:rPr>
        <w:t>MIKOLOV, T.</w:t>
      </w:r>
      <w:r w:rsidR="00801AB9">
        <w:rPr>
          <w:sz w:val="24"/>
          <w:szCs w:val="24"/>
        </w:rPr>
        <w:t>,</w:t>
      </w:r>
      <w:r w:rsidRPr="001D52E3">
        <w:rPr>
          <w:sz w:val="24"/>
          <w:szCs w:val="24"/>
        </w:rPr>
        <w:t xml:space="preserve"> SUTSKEVER, </w:t>
      </w:r>
      <w:r w:rsidR="001900E2">
        <w:rPr>
          <w:sz w:val="24"/>
          <w:szCs w:val="24"/>
        </w:rPr>
        <w:t>I.</w:t>
      </w:r>
      <w:r w:rsidR="00801AB9">
        <w:rPr>
          <w:sz w:val="24"/>
          <w:szCs w:val="24"/>
        </w:rPr>
        <w:t>,</w:t>
      </w:r>
      <w:r w:rsidR="001900E2">
        <w:rPr>
          <w:sz w:val="24"/>
          <w:szCs w:val="24"/>
        </w:rPr>
        <w:t xml:space="preserve"> CHEN, K.</w:t>
      </w:r>
      <w:r w:rsidR="00801AB9">
        <w:rPr>
          <w:sz w:val="24"/>
          <w:szCs w:val="24"/>
        </w:rPr>
        <w:t>,</w:t>
      </w:r>
      <w:r w:rsidR="001900E2">
        <w:rPr>
          <w:sz w:val="24"/>
          <w:szCs w:val="24"/>
        </w:rPr>
        <w:t xml:space="preserve"> CORRADO, G.</w:t>
      </w:r>
      <w:r w:rsidR="00801AB9">
        <w:rPr>
          <w:sz w:val="24"/>
          <w:szCs w:val="24"/>
        </w:rPr>
        <w:t>,</w:t>
      </w:r>
      <w:r w:rsidR="001900E2">
        <w:rPr>
          <w:sz w:val="24"/>
          <w:szCs w:val="24"/>
        </w:rPr>
        <w:t xml:space="preserve"> DEAN</w:t>
      </w:r>
      <w:r w:rsidR="00CE72AF">
        <w:rPr>
          <w:sz w:val="24"/>
          <w:szCs w:val="24"/>
        </w:rPr>
        <w:t>, J</w:t>
      </w:r>
      <w:r w:rsidRPr="001D52E3">
        <w:rPr>
          <w:sz w:val="24"/>
          <w:szCs w:val="24"/>
        </w:rPr>
        <w:t xml:space="preserve">. </w:t>
      </w:r>
      <w:r w:rsidRPr="00C24ED3">
        <w:rPr>
          <w:sz w:val="24"/>
          <w:szCs w:val="24"/>
        </w:rPr>
        <w:t>Distributed representations of words and phrases and their compositionality</w:t>
      </w:r>
      <w:r w:rsidRPr="001D52E3">
        <w:rPr>
          <w:sz w:val="24"/>
          <w:szCs w:val="24"/>
        </w:rPr>
        <w:t xml:space="preserve">. </w:t>
      </w:r>
      <w:r w:rsidRPr="00C24ED3">
        <w:rPr>
          <w:i/>
          <w:sz w:val="24"/>
          <w:szCs w:val="24"/>
        </w:rPr>
        <w:t>Proceedings of the 26th International Conference on Neural Information Processing Systems</w:t>
      </w:r>
      <w:r w:rsidR="001900E2" w:rsidRPr="00C24ED3">
        <w:rPr>
          <w:i/>
          <w:sz w:val="24"/>
          <w:szCs w:val="24"/>
        </w:rPr>
        <w:t>-</w:t>
      </w:r>
      <w:r w:rsidRPr="00C24ED3">
        <w:rPr>
          <w:i/>
          <w:sz w:val="24"/>
          <w:szCs w:val="24"/>
        </w:rPr>
        <w:t>Volume 2</w:t>
      </w:r>
      <w:r w:rsidRPr="001D52E3">
        <w:rPr>
          <w:sz w:val="24"/>
          <w:szCs w:val="24"/>
        </w:rPr>
        <w:t>(NIPS'13).</w:t>
      </w:r>
      <w:bookmarkEnd w:id="237"/>
      <w:r w:rsidRPr="001D52E3">
        <w:rPr>
          <w:sz w:val="24"/>
          <w:szCs w:val="24"/>
        </w:rPr>
        <w:t xml:space="preserve"> </w:t>
      </w:r>
      <w:r w:rsidR="001900E2" w:rsidRPr="001D52E3">
        <w:rPr>
          <w:sz w:val="24"/>
          <w:szCs w:val="24"/>
        </w:rPr>
        <w:t>2013b</w:t>
      </w:r>
      <w:r w:rsidR="001900E2">
        <w:rPr>
          <w:sz w:val="24"/>
          <w:szCs w:val="24"/>
        </w:rPr>
        <w:t>.</w:t>
      </w:r>
    </w:p>
    <w:p w14:paraId="4436F591" w14:textId="6B5B514E" w:rsidR="00801AB9" w:rsidRPr="001D52E3" w:rsidRDefault="00801AB9" w:rsidP="001D52E3">
      <w:pPr>
        <w:spacing w:after="60"/>
        <w:ind w:left="284" w:hanging="284"/>
        <w:jc w:val="both"/>
        <w:rPr>
          <w:sz w:val="24"/>
          <w:szCs w:val="24"/>
        </w:rPr>
      </w:pPr>
      <w:r>
        <w:rPr>
          <w:sz w:val="24"/>
          <w:szCs w:val="24"/>
        </w:rPr>
        <w:lastRenderedPageBreak/>
        <w:t xml:space="preserve">MUNEEB, </w:t>
      </w:r>
      <w:r w:rsidRPr="00801AB9">
        <w:rPr>
          <w:sz w:val="24"/>
          <w:szCs w:val="24"/>
        </w:rPr>
        <w:t>T</w:t>
      </w:r>
      <w:r>
        <w:rPr>
          <w:sz w:val="24"/>
          <w:szCs w:val="24"/>
        </w:rPr>
        <w:t>. H.</w:t>
      </w:r>
      <w:r w:rsidRPr="00801AB9">
        <w:rPr>
          <w:sz w:val="24"/>
          <w:szCs w:val="24"/>
        </w:rPr>
        <w:t xml:space="preserve">, </w:t>
      </w:r>
      <w:r>
        <w:rPr>
          <w:sz w:val="24"/>
          <w:szCs w:val="24"/>
        </w:rPr>
        <w:t>SAHU, S. K.,</w:t>
      </w:r>
      <w:r w:rsidRPr="00801AB9">
        <w:rPr>
          <w:sz w:val="24"/>
          <w:szCs w:val="24"/>
        </w:rPr>
        <w:t xml:space="preserve"> </w:t>
      </w:r>
      <w:r>
        <w:rPr>
          <w:sz w:val="24"/>
          <w:szCs w:val="24"/>
        </w:rPr>
        <w:t>ANAND, A.</w:t>
      </w:r>
      <w:r w:rsidRPr="00801AB9">
        <w:rPr>
          <w:sz w:val="24"/>
          <w:szCs w:val="24"/>
        </w:rPr>
        <w:t xml:space="preserve"> Evaluating distributed word representations for capturing semantics of biomedical concepts. </w:t>
      </w:r>
      <w:r w:rsidR="00300C14" w:rsidRPr="00300C14">
        <w:rPr>
          <w:i/>
          <w:sz w:val="24"/>
          <w:szCs w:val="24"/>
        </w:rPr>
        <w:t>Workshop on Biomedical Natural Language Processing (</w:t>
      </w:r>
      <w:r w:rsidRPr="003D6AD7">
        <w:rPr>
          <w:i/>
          <w:sz w:val="24"/>
          <w:szCs w:val="24"/>
        </w:rPr>
        <w:t>BioNLP</w:t>
      </w:r>
      <w:r w:rsidR="00300C14">
        <w:rPr>
          <w:i/>
          <w:sz w:val="24"/>
          <w:szCs w:val="24"/>
        </w:rPr>
        <w:t>)</w:t>
      </w:r>
      <w:r w:rsidR="003D6AD7">
        <w:rPr>
          <w:i/>
          <w:sz w:val="24"/>
          <w:szCs w:val="24"/>
        </w:rPr>
        <w:t>.</w:t>
      </w:r>
      <w:r w:rsidRPr="00801AB9">
        <w:rPr>
          <w:sz w:val="24"/>
          <w:szCs w:val="24"/>
        </w:rPr>
        <w:t xml:space="preserve"> 2015.</w:t>
      </w:r>
    </w:p>
    <w:p w14:paraId="1A56B042" w14:textId="25F30952" w:rsidR="00EF364E" w:rsidRDefault="001D52E3" w:rsidP="00EF364E">
      <w:pPr>
        <w:tabs>
          <w:tab w:val="left" w:pos="567"/>
        </w:tabs>
        <w:spacing w:after="60"/>
        <w:ind w:left="284" w:hanging="284"/>
        <w:jc w:val="both"/>
        <w:rPr>
          <w:sz w:val="24"/>
          <w:szCs w:val="24"/>
        </w:rPr>
      </w:pPr>
      <w:r w:rsidRPr="001D52E3">
        <w:rPr>
          <w:sz w:val="24"/>
          <w:szCs w:val="24"/>
        </w:rPr>
        <w:t xml:space="preserve">PENNINGTON, J, SOCHER, R., MANNING, C. D. </w:t>
      </w:r>
      <w:r w:rsidRPr="00C24ED3">
        <w:rPr>
          <w:sz w:val="24"/>
          <w:szCs w:val="24"/>
        </w:rPr>
        <w:t>Glove: Global vectors for word representation</w:t>
      </w:r>
      <w:r w:rsidRPr="001D52E3">
        <w:rPr>
          <w:sz w:val="24"/>
          <w:szCs w:val="24"/>
        </w:rPr>
        <w:t xml:space="preserve">, in </w:t>
      </w:r>
      <w:r w:rsidRPr="00C24ED3">
        <w:rPr>
          <w:i/>
          <w:sz w:val="24"/>
          <w:szCs w:val="24"/>
        </w:rPr>
        <w:t>Empirical Methods in Natural Language Processing (EMNLP)</w:t>
      </w:r>
      <w:r w:rsidRPr="001D52E3">
        <w:rPr>
          <w:sz w:val="24"/>
          <w:szCs w:val="24"/>
        </w:rPr>
        <w:t>, pp. 1532–1543.http://www.aclweb.org/anthology/D14-1162</w:t>
      </w:r>
      <w:r w:rsidR="001900E2">
        <w:rPr>
          <w:sz w:val="24"/>
          <w:szCs w:val="24"/>
        </w:rPr>
        <w:t xml:space="preserve">, </w:t>
      </w:r>
      <w:r w:rsidR="001900E2" w:rsidRPr="001D52E3">
        <w:rPr>
          <w:sz w:val="24"/>
          <w:szCs w:val="24"/>
        </w:rPr>
        <w:t>2014</w:t>
      </w:r>
      <w:r w:rsidR="001900E2">
        <w:rPr>
          <w:sz w:val="24"/>
          <w:szCs w:val="24"/>
        </w:rPr>
        <w:t>.</w:t>
      </w:r>
    </w:p>
    <w:p w14:paraId="3C119C2C" w14:textId="28D0A988" w:rsidR="00EF364E" w:rsidRPr="001D52E3" w:rsidRDefault="00EF364E" w:rsidP="00EF364E">
      <w:pPr>
        <w:tabs>
          <w:tab w:val="left" w:pos="567"/>
        </w:tabs>
        <w:spacing w:after="60"/>
        <w:ind w:left="284" w:hanging="284"/>
        <w:jc w:val="both"/>
        <w:rPr>
          <w:sz w:val="24"/>
          <w:szCs w:val="24"/>
        </w:rPr>
      </w:pPr>
      <w:r>
        <w:rPr>
          <w:sz w:val="24"/>
          <w:szCs w:val="24"/>
        </w:rPr>
        <w:t>REHUREK</w:t>
      </w:r>
      <w:r w:rsidRPr="00EF364E">
        <w:rPr>
          <w:sz w:val="24"/>
          <w:szCs w:val="24"/>
        </w:rPr>
        <w:t xml:space="preserve">, R., </w:t>
      </w:r>
      <w:r>
        <w:rPr>
          <w:sz w:val="24"/>
          <w:szCs w:val="24"/>
        </w:rPr>
        <w:t>SOJKA</w:t>
      </w:r>
      <w:r w:rsidR="00CE72AF">
        <w:rPr>
          <w:sz w:val="24"/>
          <w:szCs w:val="24"/>
        </w:rPr>
        <w:t>, P.</w:t>
      </w:r>
      <w:r w:rsidRPr="00EF364E">
        <w:rPr>
          <w:sz w:val="24"/>
          <w:szCs w:val="24"/>
        </w:rPr>
        <w:t xml:space="preserve"> Gensim–python framework for vector space modelling. </w:t>
      </w:r>
      <w:r w:rsidRPr="00EF364E">
        <w:rPr>
          <w:i/>
          <w:sz w:val="24"/>
          <w:szCs w:val="24"/>
        </w:rPr>
        <w:t>NLP Centre, Faculty of Informatics</w:t>
      </w:r>
      <w:r w:rsidRPr="00EF364E">
        <w:rPr>
          <w:sz w:val="24"/>
          <w:szCs w:val="24"/>
        </w:rPr>
        <w:t>, Masaryk University, Brno, Czech Republic</w:t>
      </w:r>
      <w:r>
        <w:rPr>
          <w:sz w:val="24"/>
          <w:szCs w:val="24"/>
        </w:rPr>
        <w:t>, 2011.</w:t>
      </w:r>
    </w:p>
    <w:p w14:paraId="5A17BF2D" w14:textId="149D4E07" w:rsidR="00E67937" w:rsidRDefault="00CE72AF" w:rsidP="00E67937">
      <w:pPr>
        <w:tabs>
          <w:tab w:val="left" w:pos="567"/>
        </w:tabs>
        <w:spacing w:after="60"/>
        <w:ind w:left="284" w:hanging="284"/>
        <w:jc w:val="both"/>
        <w:rPr>
          <w:sz w:val="24"/>
          <w:szCs w:val="24"/>
        </w:rPr>
      </w:pPr>
      <w:bookmarkStart w:id="238" w:name="_Ref508700324"/>
      <w:r>
        <w:rPr>
          <w:sz w:val="24"/>
          <w:szCs w:val="24"/>
          <w:lang w:val="pt-BR"/>
        </w:rPr>
        <w:t>RODRIGUES, J., BRANCO, A., NEALE, S.,</w:t>
      </w:r>
      <w:r w:rsidR="001D52E3" w:rsidRPr="001D52E3">
        <w:rPr>
          <w:sz w:val="24"/>
          <w:szCs w:val="24"/>
          <w:lang w:val="pt-BR"/>
        </w:rPr>
        <w:t xml:space="preserve"> SILVA, J. </w:t>
      </w:r>
      <w:r w:rsidR="001D52E3" w:rsidRPr="00C24ED3">
        <w:rPr>
          <w:sz w:val="24"/>
          <w:szCs w:val="24"/>
          <w:lang w:val="pt-BR"/>
        </w:rPr>
        <w:t>LX-DSemVectors: Distributional Semantics Models for Portuguese</w:t>
      </w:r>
      <w:r w:rsidR="001D52E3" w:rsidRPr="001900E2">
        <w:rPr>
          <w:sz w:val="24"/>
          <w:szCs w:val="24"/>
          <w:lang w:val="pt-BR"/>
        </w:rPr>
        <w:t xml:space="preserve">. </w:t>
      </w:r>
      <w:r w:rsidR="001D52E3" w:rsidRPr="00C24ED3">
        <w:rPr>
          <w:i/>
          <w:sz w:val="24"/>
          <w:szCs w:val="24"/>
        </w:rPr>
        <w:t>Computational Processing of the Portuguese Language: 12th International Conference (PROPOR-2016)</w:t>
      </w:r>
      <w:r w:rsidR="001D52E3" w:rsidRPr="001D52E3">
        <w:rPr>
          <w:sz w:val="24"/>
          <w:szCs w:val="24"/>
        </w:rPr>
        <w:t>. Springer International Publishing</w:t>
      </w:r>
      <w:bookmarkEnd w:id="238"/>
      <w:r w:rsidR="001900E2">
        <w:rPr>
          <w:sz w:val="24"/>
          <w:szCs w:val="24"/>
        </w:rPr>
        <w:t xml:space="preserve">, </w:t>
      </w:r>
      <w:r w:rsidR="001900E2" w:rsidRPr="00C24ED3">
        <w:rPr>
          <w:sz w:val="24"/>
          <w:szCs w:val="24"/>
        </w:rPr>
        <w:t>2016</w:t>
      </w:r>
      <w:r w:rsidR="00E67937">
        <w:rPr>
          <w:sz w:val="24"/>
          <w:szCs w:val="24"/>
        </w:rPr>
        <w:t>.</w:t>
      </w:r>
    </w:p>
    <w:p w14:paraId="45567090" w14:textId="60B69921" w:rsidR="00DF52D2" w:rsidRPr="00265BA1" w:rsidRDefault="00DF52D2" w:rsidP="00E67937">
      <w:pPr>
        <w:tabs>
          <w:tab w:val="left" w:pos="567"/>
        </w:tabs>
        <w:spacing w:after="60"/>
        <w:ind w:left="284" w:hanging="284"/>
        <w:jc w:val="both"/>
        <w:rPr>
          <w:sz w:val="24"/>
          <w:szCs w:val="24"/>
          <w:lang w:val="pt-BR"/>
        </w:rPr>
      </w:pPr>
      <w:r>
        <w:rPr>
          <w:sz w:val="24"/>
          <w:szCs w:val="24"/>
        </w:rPr>
        <w:t>SCHNABEL, T.,</w:t>
      </w:r>
      <w:r w:rsidRPr="00DF52D2">
        <w:rPr>
          <w:sz w:val="24"/>
          <w:szCs w:val="24"/>
        </w:rPr>
        <w:t xml:space="preserve"> </w:t>
      </w:r>
      <w:r>
        <w:rPr>
          <w:sz w:val="24"/>
          <w:szCs w:val="24"/>
        </w:rPr>
        <w:t>LABUTOV, I.</w:t>
      </w:r>
      <w:r w:rsidRPr="00DF52D2">
        <w:rPr>
          <w:sz w:val="24"/>
          <w:szCs w:val="24"/>
        </w:rPr>
        <w:t xml:space="preserve">, </w:t>
      </w:r>
      <w:r>
        <w:rPr>
          <w:sz w:val="24"/>
          <w:szCs w:val="24"/>
        </w:rPr>
        <w:t>MIMNO, D., JOACHIMS, T.</w:t>
      </w:r>
      <w:r w:rsidRPr="00DF52D2">
        <w:rPr>
          <w:sz w:val="24"/>
          <w:szCs w:val="24"/>
        </w:rPr>
        <w:t xml:space="preserve"> Evaluation methods for unsupervised word embeddings. </w:t>
      </w:r>
      <w:r w:rsidRPr="00265BA1">
        <w:rPr>
          <w:i/>
          <w:sz w:val="24"/>
          <w:szCs w:val="24"/>
          <w:lang w:val="pt-BR"/>
        </w:rPr>
        <w:t>EMNLP</w:t>
      </w:r>
      <w:r w:rsidRPr="00265BA1">
        <w:rPr>
          <w:sz w:val="24"/>
          <w:szCs w:val="24"/>
          <w:lang w:val="pt-BR"/>
        </w:rPr>
        <w:t>. 2015.</w:t>
      </w:r>
    </w:p>
    <w:p w14:paraId="09EB34E6" w14:textId="5A192B4F" w:rsidR="00E67937" w:rsidRPr="00265BA1" w:rsidRDefault="00E67937" w:rsidP="00E67937">
      <w:pPr>
        <w:tabs>
          <w:tab w:val="left" w:pos="567"/>
        </w:tabs>
        <w:spacing w:after="60"/>
        <w:ind w:left="284" w:hanging="284"/>
        <w:jc w:val="both"/>
        <w:rPr>
          <w:sz w:val="24"/>
          <w:szCs w:val="24"/>
          <w:lang w:val="pt-BR"/>
        </w:rPr>
      </w:pPr>
      <w:r w:rsidRPr="00265BA1">
        <w:rPr>
          <w:sz w:val="24"/>
          <w:szCs w:val="24"/>
          <w:lang w:val="pt-BR"/>
        </w:rPr>
        <w:t xml:space="preserve">USP. Repositório de Word Embeddings do NILC. </w:t>
      </w:r>
      <w:r w:rsidRPr="00265BA1">
        <w:rPr>
          <w:i/>
          <w:sz w:val="24"/>
          <w:szCs w:val="24"/>
          <w:lang w:val="pt-BR"/>
        </w:rPr>
        <w:t>NILC - N</w:t>
      </w:r>
      <w:r w:rsidRPr="00E67937">
        <w:rPr>
          <w:i/>
          <w:sz w:val="24"/>
          <w:szCs w:val="24"/>
          <w:lang w:val="pt-BR"/>
        </w:rPr>
        <w:t>úcleo Interinstitucional de Linguística Computacional</w:t>
      </w:r>
      <w:r w:rsidRPr="00E67937">
        <w:rPr>
          <w:sz w:val="24"/>
          <w:szCs w:val="24"/>
          <w:lang w:val="pt-BR"/>
        </w:rPr>
        <w:t xml:space="preserve">. </w:t>
      </w:r>
      <w:r>
        <w:rPr>
          <w:sz w:val="24"/>
          <w:szCs w:val="24"/>
          <w:lang w:val="pt-BR"/>
        </w:rPr>
        <w:t>Disponível em: &lt;</w:t>
      </w:r>
      <w:r w:rsidRPr="00E67937">
        <w:rPr>
          <w:sz w:val="24"/>
          <w:szCs w:val="24"/>
          <w:lang w:val="pt-BR"/>
        </w:rPr>
        <w:t>htt</w:t>
      </w:r>
      <w:r w:rsidRPr="00265BA1">
        <w:rPr>
          <w:sz w:val="24"/>
          <w:szCs w:val="24"/>
          <w:lang w:val="pt-BR"/>
        </w:rPr>
        <w:t>p://www.nilc.icmc.usp.br/embeddings&gt;</w:t>
      </w:r>
    </w:p>
    <w:p w14:paraId="54DC4D1F" w14:textId="028366A9" w:rsidR="00AB3FCD" w:rsidRPr="00241181" w:rsidRDefault="00845F02" w:rsidP="00241181">
      <w:pPr>
        <w:tabs>
          <w:tab w:val="left" w:pos="567"/>
        </w:tabs>
        <w:spacing w:after="60"/>
        <w:ind w:left="284" w:hanging="284"/>
        <w:jc w:val="both"/>
        <w:rPr>
          <w:sz w:val="24"/>
          <w:szCs w:val="24"/>
        </w:rPr>
      </w:pPr>
      <w:bookmarkStart w:id="239" w:name="_Ref508701068"/>
      <w:r w:rsidRPr="00265BA1">
        <w:rPr>
          <w:sz w:val="24"/>
          <w:szCs w:val="24"/>
          <w:lang w:val="pt-BR"/>
        </w:rPr>
        <w:t>VAN DER MAATEN, L.J.P.</w:t>
      </w:r>
      <w:r w:rsidR="00471790" w:rsidRPr="00265BA1">
        <w:rPr>
          <w:sz w:val="24"/>
          <w:szCs w:val="24"/>
          <w:lang w:val="pt-BR"/>
        </w:rPr>
        <w:t>, HINTON, G</w:t>
      </w:r>
      <w:r w:rsidRPr="00265BA1">
        <w:rPr>
          <w:sz w:val="24"/>
          <w:szCs w:val="24"/>
          <w:lang w:val="pt-BR"/>
        </w:rPr>
        <w:t xml:space="preserve">. Visualizing High-Dimensional Data Using t-SNE. </w:t>
      </w:r>
      <w:r w:rsidRPr="00117CA6">
        <w:rPr>
          <w:i/>
          <w:sz w:val="24"/>
          <w:szCs w:val="24"/>
        </w:rPr>
        <w:t>Journal of Machine Learning Research 9</w:t>
      </w:r>
      <w:r w:rsidRPr="001D52E3">
        <w:rPr>
          <w:sz w:val="24"/>
          <w:szCs w:val="24"/>
        </w:rPr>
        <w:t>: pp. 2579-2605, 2008.</w:t>
      </w:r>
      <w:bookmarkEnd w:id="239"/>
    </w:p>
    <w:sectPr w:rsidR="00AB3FCD" w:rsidRPr="00241181" w:rsidSect="00EB2AC4">
      <w:headerReference w:type="default" r:id="rId22"/>
      <w:footerReference w:type="even" r:id="rId23"/>
      <w:footerReference w:type="default" r:id="rId24"/>
      <w:headerReference w:type="first" r:id="rId25"/>
      <w:footerReference w:type="first" r:id="rId26"/>
      <w:footnotePr>
        <w:pos w:val="sectEnd"/>
      </w:footnotePr>
      <w:endnotePr>
        <w:numFmt w:val="decimal"/>
        <w:numStart w:val="0"/>
      </w:endnotePr>
      <w:type w:val="continuous"/>
      <w:pgSz w:w="11907" w:h="16840" w:code="9"/>
      <w:pgMar w:top="1276" w:right="1134" w:bottom="1134" w:left="1134" w:header="850" w:footer="1134" w:gutter="0"/>
      <w:cols w:space="720" w:equalWidth="0">
        <w:col w:w="9639"/>
      </w:cols>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Diogo da Silva Magalhaes Gomes" w:date="2018-07-12T13:17:00Z" w:initials="DdSMG">
    <w:p w14:paraId="1EA7CA7E" w14:textId="21495143" w:rsidR="001B651C" w:rsidRDefault="001B651C">
      <w:pPr>
        <w:pStyle w:val="Textodecomentrio"/>
        <w:rPr>
          <w:lang w:val="pt-BR"/>
        </w:rPr>
      </w:pPr>
      <w:r>
        <w:rPr>
          <w:rStyle w:val="Refdecomentrio"/>
        </w:rPr>
        <w:annotationRef/>
      </w:r>
      <w:r w:rsidRPr="001B651C">
        <w:rPr>
          <w:lang w:val="pt-BR"/>
        </w:rPr>
        <w:t>Este ponto seria provavelmente o local mais adequado para incluir alguma refer</w:t>
      </w:r>
      <w:r>
        <w:rPr>
          <w:lang w:val="pt-BR"/>
        </w:rPr>
        <w:t xml:space="preserve">ência a modelos de O&amp;G em outras línguas. Não não encontrei nenhum artigo público disponível. Encontrei essa referência, que disponibiliza um modelo baseado em um corpus pequeno: </w:t>
      </w:r>
      <w:hyperlink r:id="rId1" w:history="1">
        <w:r w:rsidRPr="008B0024">
          <w:rPr>
            <w:rStyle w:val="Hyperlink"/>
            <w:lang w:val="pt-BR"/>
          </w:rPr>
          <w:t>http://vectors.nlpl.eu/repository/</w:t>
        </w:r>
      </w:hyperlink>
    </w:p>
    <w:p w14:paraId="734B348E" w14:textId="4521041E" w:rsidR="001B651C" w:rsidRPr="001B651C" w:rsidRDefault="001B651C">
      <w:pPr>
        <w:pStyle w:val="Textodecomentrio"/>
        <w:rPr>
          <w:lang w:val="pt-BR"/>
        </w:rPr>
      </w:pPr>
    </w:p>
  </w:comment>
  <w:comment w:id="26" w:author="Diogo da Silva Magalhaes Gomes" w:date="2018-07-12T13:39:00Z" w:initials="DdSMG">
    <w:p w14:paraId="3E6FC8E5" w14:textId="6CB429FE" w:rsidR="003F6BE4" w:rsidRPr="003F6BE4" w:rsidRDefault="003F6BE4">
      <w:pPr>
        <w:pStyle w:val="Textodecomentrio"/>
        <w:rPr>
          <w:lang w:val="pt-BR"/>
        </w:rPr>
      </w:pPr>
      <w:r>
        <w:rPr>
          <w:rStyle w:val="Refdecomentrio"/>
        </w:rPr>
        <w:annotationRef/>
      </w:r>
      <w:r w:rsidRPr="003F6BE4">
        <w:rPr>
          <w:lang w:val="pt-BR"/>
        </w:rPr>
        <w:t xml:space="preserve">Neste ponto, eu apenas retirar a frase que foi questionada pelo revisor, </w:t>
      </w:r>
      <w:r>
        <w:rPr>
          <w:lang w:val="pt-BR"/>
        </w:rPr>
        <w:t xml:space="preserve">a princípio sem perda de </w:t>
      </w:r>
      <w:bookmarkStart w:id="27" w:name="_GoBack"/>
      <w:bookmarkEnd w:id="27"/>
      <w:r>
        <w:rPr>
          <w:lang w:val="pt-BR"/>
        </w:rPr>
        <w:t>contexto.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4B348E" w15:done="0"/>
  <w15:commentEx w15:paraId="3E6FC8E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AA8A8" w14:textId="77777777" w:rsidR="008D5230" w:rsidRDefault="008D5230">
      <w:r>
        <w:separator/>
      </w:r>
    </w:p>
  </w:endnote>
  <w:endnote w:type="continuationSeparator" w:id="0">
    <w:p w14:paraId="0FAE0807" w14:textId="77777777" w:rsidR="008D5230" w:rsidRDefault="008D5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FFF02" w14:textId="77777777" w:rsidR="00450DBE" w:rsidRDefault="00450DB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F6ED3B" w14:textId="77777777" w:rsidR="00450DBE" w:rsidRDefault="00450DBE">
    <w:pP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073249"/>
      <w:docPartObj>
        <w:docPartGallery w:val="Page Numbers (Bottom of Page)"/>
        <w:docPartUnique/>
      </w:docPartObj>
    </w:sdtPr>
    <w:sdtEndPr/>
    <w:sdtContent>
      <w:p w14:paraId="1287A08D" w14:textId="514E60E9" w:rsidR="00450DBE" w:rsidRDefault="00450DBE">
        <w:pPr>
          <w:pStyle w:val="Rodap"/>
          <w:jc w:val="right"/>
        </w:pPr>
        <w:r>
          <w:fldChar w:fldCharType="begin"/>
        </w:r>
        <w:r>
          <w:instrText>PAGE   \* MERGEFORMAT</w:instrText>
        </w:r>
        <w:r>
          <w:fldChar w:fldCharType="separate"/>
        </w:r>
        <w:r w:rsidR="003F6BE4" w:rsidRPr="003F6BE4">
          <w:rPr>
            <w:noProof/>
            <w:lang w:val="pt-BR"/>
          </w:rPr>
          <w:t>7</w:t>
        </w:r>
        <w:r>
          <w:fldChar w:fldCharType="end"/>
        </w:r>
      </w:p>
    </w:sdtContent>
  </w:sdt>
  <w:p w14:paraId="7826FDD6" w14:textId="77777777" w:rsidR="00450DBE" w:rsidRPr="00E70D06" w:rsidRDefault="00450DBE">
    <w:pPr>
      <w:pStyle w:val="Rodap"/>
      <w:ind w:right="360"/>
      <w:rPr>
        <w:rFonts w:ascii="Verdana" w:hAnsi="Verdana"/>
        <w:sz w:val="18"/>
        <w:lang w:val="pt-B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F699" w14:textId="77777777" w:rsidR="00450DBE" w:rsidRPr="00BD611B" w:rsidRDefault="00450DBE">
    <w:pPr>
      <w:pStyle w:val="NotaRodapFootNote"/>
      <w:ind w:right="360"/>
      <w:rPr>
        <w:b w:val="0"/>
        <w:sz w:val="20"/>
      </w:rPr>
    </w:pPr>
    <w:r w:rsidRPr="00BD611B">
      <w:rPr>
        <w:b w:val="0"/>
        <w:sz w:val="20"/>
      </w:rPr>
      <w:t>______________________________</w:t>
    </w:r>
  </w:p>
  <w:p w14:paraId="1E153203" w14:textId="245E7A80" w:rsidR="00450DBE" w:rsidRPr="00BD611B" w:rsidRDefault="00450DBE">
    <w:pPr>
      <w:pStyle w:val="NotaRodapFootNote"/>
      <w:rPr>
        <w:b w:val="0"/>
        <w:sz w:val="20"/>
      </w:rPr>
    </w:pPr>
    <w:r w:rsidRPr="00BD611B">
      <w:rPr>
        <w:rStyle w:val="Refdenotaderodap"/>
        <w:b w:val="0"/>
        <w:sz w:val="20"/>
      </w:rPr>
      <w:footnoteRef/>
    </w:r>
    <w:r w:rsidRPr="00BD611B">
      <w:rPr>
        <w:b w:val="0"/>
        <w:sz w:val="20"/>
      </w:rPr>
      <w:t xml:space="preserve"> Mestre, </w:t>
    </w:r>
    <w:r>
      <w:rPr>
        <w:b w:val="0"/>
        <w:sz w:val="20"/>
      </w:rPr>
      <w:t>Analista de Sistemas</w:t>
    </w:r>
    <w:r w:rsidRPr="00BD611B">
      <w:rPr>
        <w:b w:val="0"/>
        <w:sz w:val="20"/>
      </w:rPr>
      <w:t xml:space="preserve"> </w:t>
    </w:r>
    <w:r w:rsidRPr="007949A6">
      <w:rPr>
        <w:b w:val="0"/>
        <w:sz w:val="20"/>
      </w:rPr>
      <w:t>–</w:t>
    </w:r>
    <w:r w:rsidRPr="00BD611B">
      <w:rPr>
        <w:b w:val="0"/>
        <w:sz w:val="20"/>
      </w:rPr>
      <w:t xml:space="preserve"> </w:t>
    </w:r>
    <w:r>
      <w:rPr>
        <w:b w:val="0"/>
        <w:sz w:val="20"/>
      </w:rPr>
      <w:t>PETROBRAS</w:t>
    </w:r>
  </w:p>
  <w:p w14:paraId="491289B2" w14:textId="48EDCB68" w:rsidR="00450DBE" w:rsidRDefault="00450DBE" w:rsidP="007949A6">
    <w:pPr>
      <w:pStyle w:val="NotaRodapFootNote"/>
      <w:rPr>
        <w:b w:val="0"/>
        <w:sz w:val="20"/>
      </w:rPr>
    </w:pPr>
    <w:r>
      <w:rPr>
        <w:rStyle w:val="Refdenotaderodap"/>
        <w:b w:val="0"/>
        <w:sz w:val="20"/>
      </w:rPr>
      <w:t>2</w:t>
    </w:r>
    <w:r w:rsidRPr="00BD611B">
      <w:rPr>
        <w:b w:val="0"/>
        <w:sz w:val="20"/>
      </w:rPr>
      <w:t xml:space="preserve"> </w:t>
    </w:r>
    <w:r>
      <w:rPr>
        <w:b w:val="0"/>
        <w:sz w:val="20"/>
      </w:rPr>
      <w:t>Engenheiro de Produção</w:t>
    </w:r>
    <w:r w:rsidRPr="007949A6">
      <w:rPr>
        <w:b w:val="0"/>
        <w:sz w:val="20"/>
      </w:rPr>
      <w:t xml:space="preserve"> – </w:t>
    </w:r>
    <w:r>
      <w:rPr>
        <w:b w:val="0"/>
        <w:sz w:val="20"/>
      </w:rPr>
      <w:t>PETROBRAS</w:t>
    </w:r>
  </w:p>
  <w:p w14:paraId="392460D2" w14:textId="25D2F653" w:rsidR="00450DBE" w:rsidRDefault="00450DBE" w:rsidP="007949A6">
    <w:pPr>
      <w:pStyle w:val="NotaRodapFootNote"/>
      <w:rPr>
        <w:b w:val="0"/>
        <w:sz w:val="20"/>
      </w:rPr>
    </w:pPr>
    <w:r>
      <w:rPr>
        <w:rStyle w:val="Refdenotaderodap"/>
        <w:b w:val="0"/>
        <w:sz w:val="20"/>
      </w:rPr>
      <w:t>3</w:t>
    </w:r>
    <w:r w:rsidRPr="00BD611B">
      <w:rPr>
        <w:b w:val="0"/>
        <w:sz w:val="20"/>
      </w:rPr>
      <w:t xml:space="preserve"> </w:t>
    </w:r>
    <w:r w:rsidRPr="007949A6">
      <w:rPr>
        <w:b w:val="0"/>
        <w:sz w:val="20"/>
      </w:rPr>
      <w:t>D</w:t>
    </w:r>
    <w:r>
      <w:rPr>
        <w:b w:val="0"/>
        <w:sz w:val="20"/>
      </w:rPr>
      <w:t>outor</w:t>
    </w:r>
    <w:r w:rsidRPr="007949A6">
      <w:rPr>
        <w:b w:val="0"/>
        <w:sz w:val="20"/>
      </w:rPr>
      <w:t xml:space="preserve">, </w:t>
    </w:r>
    <w:r>
      <w:rPr>
        <w:b w:val="0"/>
        <w:sz w:val="20"/>
      </w:rPr>
      <w:t>Professor Associado</w:t>
    </w:r>
    <w:r w:rsidRPr="007949A6">
      <w:rPr>
        <w:b w:val="0"/>
        <w:sz w:val="20"/>
      </w:rPr>
      <w:t xml:space="preserve"> – COPPE/UFRJ</w:t>
    </w:r>
  </w:p>
  <w:p w14:paraId="2E2C5C2E" w14:textId="3AEF2DCC" w:rsidR="00450DBE" w:rsidRPr="007949A6" w:rsidRDefault="00450DBE" w:rsidP="007949A6">
    <w:pPr>
      <w:pStyle w:val="NotaRodapFootNote"/>
      <w:rPr>
        <w:b w:val="0"/>
        <w:sz w:val="20"/>
      </w:rPr>
    </w:pPr>
    <w:r w:rsidRPr="007949A6">
      <w:rPr>
        <w:b w:val="0"/>
        <w:sz w:val="20"/>
      </w:rPr>
      <w:tab/>
    </w:r>
    <w:r w:rsidRPr="007949A6">
      <w:rPr>
        <w:b w:val="0"/>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6DE11" w14:textId="77777777" w:rsidR="008D5230" w:rsidRDefault="008D5230">
      <w:r>
        <w:separator/>
      </w:r>
    </w:p>
  </w:footnote>
  <w:footnote w:type="continuationSeparator" w:id="0">
    <w:p w14:paraId="4DDBFAE9" w14:textId="77777777" w:rsidR="008D5230" w:rsidRDefault="008D5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F882" w14:textId="77777777" w:rsidR="00450DBE" w:rsidRPr="00597AD5" w:rsidRDefault="00450DBE">
    <w:pPr>
      <w:pStyle w:val="Cabealho"/>
      <w:pBdr>
        <w:bottom w:val="single" w:sz="4" w:space="1" w:color="auto"/>
      </w:pBdr>
      <w:jc w:val="right"/>
      <w:rPr>
        <w:i/>
        <w:lang w:val="pt-BR"/>
      </w:rPr>
    </w:pPr>
    <w:r w:rsidRPr="00597AD5">
      <w:rPr>
        <w:i/>
        <w:lang w:val="pt-BR"/>
      </w:rPr>
      <w:t>Rio Oil &amp; Gas Expo and Conference 2018</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E4B15" w14:textId="77777777" w:rsidR="00450DBE" w:rsidRDefault="00450DBE" w:rsidP="00CD43C7">
    <w:pPr>
      <w:pStyle w:val="Cabealho"/>
    </w:pPr>
    <w:r>
      <w:rPr>
        <w:noProof/>
        <w:lang w:val="pt-BR" w:eastAsia="pt-BR"/>
      </w:rPr>
      <mc:AlternateContent>
        <mc:Choice Requires="wps">
          <w:drawing>
            <wp:anchor distT="0" distB="0" distL="114300" distR="114300" simplePos="0" relativeHeight="251656192" behindDoc="0" locked="0" layoutInCell="0" allowOverlap="1" wp14:anchorId="0EB3A5DD" wp14:editId="1CEED246">
              <wp:simplePos x="0" y="0"/>
              <wp:positionH relativeFrom="column">
                <wp:posOffset>1813559</wp:posOffset>
              </wp:positionH>
              <wp:positionV relativeFrom="paragraph">
                <wp:posOffset>127000</wp:posOffset>
              </wp:positionV>
              <wp:extent cx="4388485" cy="1133475"/>
              <wp:effectExtent l="0" t="0" r="0" b="952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8485"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EA48" w14:textId="77777777" w:rsidR="00450DBE" w:rsidRPr="000C0C9F" w:rsidRDefault="00450DBE" w:rsidP="005819BC">
                          <w:pPr>
                            <w:jc w:val="right"/>
                            <w:rPr>
                              <w:sz w:val="24"/>
                              <w:szCs w:val="24"/>
                              <w:lang w:val="pt-BR"/>
                            </w:rPr>
                          </w:pPr>
                          <w:r w:rsidRPr="000C0C9F">
                            <w:rPr>
                              <w:b/>
                              <w:sz w:val="24"/>
                              <w:szCs w:val="24"/>
                              <w:lang w:val="pt-BR"/>
                            </w:rPr>
                            <w:t>IBP</w:t>
                          </w:r>
                          <w:r>
                            <w:rPr>
                              <w:b/>
                              <w:sz w:val="24"/>
                              <w:szCs w:val="24"/>
                              <w:lang w:val="pt-BR"/>
                            </w:rPr>
                            <w:t>1401_18</w:t>
                          </w:r>
                        </w:p>
                        <w:p w14:paraId="6BA7912A" w14:textId="77777777" w:rsidR="00450DBE" w:rsidRPr="007949A6" w:rsidRDefault="00450DBE" w:rsidP="005819BC">
                          <w:pPr>
                            <w:jc w:val="right"/>
                            <w:rPr>
                              <w:b/>
                              <w:sz w:val="24"/>
                              <w:szCs w:val="24"/>
                              <w:lang w:val="pt-BR"/>
                            </w:rPr>
                          </w:pPr>
                          <w:r w:rsidRPr="007949A6">
                            <w:rPr>
                              <w:b/>
                              <w:sz w:val="24"/>
                              <w:szCs w:val="24"/>
                              <w:lang w:val="pt-BR"/>
                            </w:rPr>
                            <w:t>WORD EMBEDDINGS EM PORTUGUÊS PARA O DOMÍNIO ESPECÍFICO DE ÓLEO E GÁS</w:t>
                          </w:r>
                        </w:p>
                        <w:p w14:paraId="1678DD44" w14:textId="77777777" w:rsidR="00450DBE" w:rsidRDefault="00450DBE" w:rsidP="005819BC">
                          <w:pPr>
                            <w:jc w:val="right"/>
                            <w:rPr>
                              <w:sz w:val="24"/>
                              <w:szCs w:val="24"/>
                              <w:lang w:val="pt-BR"/>
                            </w:rPr>
                          </w:pPr>
                        </w:p>
                        <w:p w14:paraId="35CD277C" w14:textId="43E27576" w:rsidR="00450DBE" w:rsidRPr="00CC7977" w:rsidRDefault="00450DBE" w:rsidP="005819BC">
                          <w:pPr>
                            <w:jc w:val="right"/>
                            <w:rPr>
                              <w:b/>
                              <w:sz w:val="24"/>
                              <w:szCs w:val="24"/>
                              <w:lang w:val="pt-BR"/>
                            </w:rPr>
                          </w:pPr>
                          <w:r w:rsidRPr="00CC7977">
                            <w:rPr>
                              <w:sz w:val="24"/>
                              <w:szCs w:val="24"/>
                              <w:lang w:val="pt-BR"/>
                            </w:rPr>
                            <w:t>Diogo S. M. Gomes</w:t>
                          </w:r>
                          <w:r w:rsidRPr="00CC7977">
                            <w:rPr>
                              <w:rStyle w:val="Refdenotaderodap"/>
                              <w:sz w:val="24"/>
                              <w:szCs w:val="24"/>
                            </w:rPr>
                            <w:footnoteRef/>
                          </w:r>
                          <w:r w:rsidRPr="00CC7977">
                            <w:rPr>
                              <w:sz w:val="24"/>
                              <w:szCs w:val="24"/>
                              <w:lang w:val="pt-BR"/>
                            </w:rPr>
                            <w:t xml:space="preserve">, </w:t>
                          </w:r>
                          <w:r>
                            <w:rPr>
                              <w:sz w:val="24"/>
                              <w:szCs w:val="24"/>
                              <w:lang w:val="pt-BR"/>
                            </w:rPr>
                            <w:t>Fábio C. Cordeiro</w:t>
                          </w:r>
                          <w:r>
                            <w:rPr>
                              <w:rStyle w:val="Refdenotaderodap"/>
                              <w:sz w:val="24"/>
                              <w:szCs w:val="24"/>
                              <w:lang w:val="pt-BR"/>
                            </w:rPr>
                            <w:t>2</w:t>
                          </w:r>
                          <w:r>
                            <w:rPr>
                              <w:sz w:val="24"/>
                              <w:szCs w:val="24"/>
                              <w:lang w:val="pt-BR"/>
                            </w:rPr>
                            <w:t xml:space="preserve">, </w:t>
                          </w:r>
                          <w:r w:rsidRPr="00CC7977">
                            <w:rPr>
                              <w:sz w:val="24"/>
                              <w:szCs w:val="24"/>
                              <w:lang w:val="pt-BR"/>
                            </w:rPr>
                            <w:t>Alexandre G. Evsukoff</w:t>
                          </w:r>
                          <w:r>
                            <w:rPr>
                              <w:rStyle w:val="Refdenotaderodap"/>
                              <w:sz w:val="24"/>
                              <w:szCs w:val="24"/>
                              <w:lang w:val="pt-B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3A5DD" id="_x0000_t202" coordsize="21600,21600" o:spt="202" path="m,l,21600r21600,l21600,xe">
              <v:stroke joinstyle="miter"/>
              <v:path gradientshapeok="t" o:connecttype="rect"/>
            </v:shapetype>
            <v:shape id="Text Box 4" o:spid="_x0000_s1043" type="#_x0000_t202" style="position:absolute;margin-left:142.8pt;margin-top:10pt;width:345.55pt;height:8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YKtQIAALo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" o:allowincell="f" filled="f" stroked="f">
              <v:textbox>
                <w:txbxContent>
                  <w:p w14:paraId="2D8BEA48" w14:textId="77777777" w:rsidR="00450DBE" w:rsidRPr="000C0C9F" w:rsidRDefault="00450DBE" w:rsidP="005819BC">
                    <w:pPr>
                      <w:jc w:val="right"/>
                      <w:rPr>
                        <w:sz w:val="24"/>
                        <w:szCs w:val="24"/>
                        <w:lang w:val="pt-BR"/>
                      </w:rPr>
                    </w:pPr>
                    <w:r w:rsidRPr="000C0C9F">
                      <w:rPr>
                        <w:b/>
                        <w:sz w:val="24"/>
                        <w:szCs w:val="24"/>
                        <w:lang w:val="pt-BR"/>
                      </w:rPr>
                      <w:t>IBP</w:t>
                    </w:r>
                    <w:r>
                      <w:rPr>
                        <w:b/>
                        <w:sz w:val="24"/>
                        <w:szCs w:val="24"/>
                        <w:lang w:val="pt-BR"/>
                      </w:rPr>
                      <w:t>1401_18</w:t>
                    </w:r>
                  </w:p>
                  <w:p w14:paraId="6BA7912A" w14:textId="77777777" w:rsidR="00450DBE" w:rsidRPr="007949A6" w:rsidRDefault="00450DBE" w:rsidP="005819BC">
                    <w:pPr>
                      <w:jc w:val="right"/>
                      <w:rPr>
                        <w:b/>
                        <w:sz w:val="24"/>
                        <w:szCs w:val="24"/>
                        <w:lang w:val="pt-BR"/>
                      </w:rPr>
                    </w:pPr>
                    <w:r w:rsidRPr="007949A6">
                      <w:rPr>
                        <w:b/>
                        <w:sz w:val="24"/>
                        <w:szCs w:val="24"/>
                        <w:lang w:val="pt-BR"/>
                      </w:rPr>
                      <w:t>WORD EMBEDDINGS EM PORTUGUÊS PARA O DOMÍNIO ESPECÍFICO DE ÓLEO E GÁS</w:t>
                    </w:r>
                  </w:p>
                  <w:p w14:paraId="1678DD44" w14:textId="77777777" w:rsidR="00450DBE" w:rsidRDefault="00450DBE" w:rsidP="005819BC">
                    <w:pPr>
                      <w:jc w:val="right"/>
                      <w:rPr>
                        <w:sz w:val="24"/>
                        <w:szCs w:val="24"/>
                        <w:lang w:val="pt-BR"/>
                      </w:rPr>
                    </w:pPr>
                  </w:p>
                  <w:p w14:paraId="35CD277C" w14:textId="43E27576" w:rsidR="00450DBE" w:rsidRPr="00CC7977" w:rsidRDefault="00450DBE" w:rsidP="005819BC">
                    <w:pPr>
                      <w:jc w:val="right"/>
                      <w:rPr>
                        <w:b/>
                        <w:sz w:val="24"/>
                        <w:szCs w:val="24"/>
                        <w:lang w:val="pt-BR"/>
                      </w:rPr>
                    </w:pPr>
                    <w:r w:rsidRPr="00CC7977">
                      <w:rPr>
                        <w:sz w:val="24"/>
                        <w:szCs w:val="24"/>
                        <w:lang w:val="pt-BR"/>
                      </w:rPr>
                      <w:t>Diogo S. M. Gomes</w:t>
                    </w:r>
                    <w:r w:rsidRPr="00CC7977">
                      <w:rPr>
                        <w:rStyle w:val="Refdenotaderodap"/>
                        <w:sz w:val="24"/>
                        <w:szCs w:val="24"/>
                      </w:rPr>
                      <w:footnoteRef/>
                    </w:r>
                    <w:r w:rsidRPr="00CC7977">
                      <w:rPr>
                        <w:sz w:val="24"/>
                        <w:szCs w:val="24"/>
                        <w:lang w:val="pt-BR"/>
                      </w:rPr>
                      <w:t xml:space="preserve">, </w:t>
                    </w:r>
                    <w:r>
                      <w:rPr>
                        <w:sz w:val="24"/>
                        <w:szCs w:val="24"/>
                        <w:lang w:val="pt-BR"/>
                      </w:rPr>
                      <w:t>Fábio C. Cordeiro</w:t>
                    </w:r>
                    <w:r>
                      <w:rPr>
                        <w:rStyle w:val="Refdenotaderodap"/>
                        <w:sz w:val="24"/>
                        <w:szCs w:val="24"/>
                        <w:lang w:val="pt-BR"/>
                      </w:rPr>
                      <w:t>2</w:t>
                    </w:r>
                    <w:r>
                      <w:rPr>
                        <w:sz w:val="24"/>
                        <w:szCs w:val="24"/>
                        <w:lang w:val="pt-BR"/>
                      </w:rPr>
                      <w:t xml:space="preserve">, </w:t>
                    </w:r>
                    <w:r w:rsidRPr="00CC7977">
                      <w:rPr>
                        <w:sz w:val="24"/>
                        <w:szCs w:val="24"/>
                        <w:lang w:val="pt-BR"/>
                      </w:rPr>
                      <w:t>Alexandre G. Evsukoff</w:t>
                    </w:r>
                    <w:r>
                      <w:rPr>
                        <w:rStyle w:val="Refdenotaderodap"/>
                        <w:sz w:val="24"/>
                        <w:szCs w:val="24"/>
                        <w:lang w:val="pt-BR"/>
                      </w:rPr>
                      <w:t>3</w:t>
                    </w:r>
                  </w:p>
                </w:txbxContent>
              </v:textbox>
            </v:shape>
          </w:pict>
        </mc:Fallback>
      </mc:AlternateContent>
    </w:r>
    <w:r>
      <w:rPr>
        <w:noProof/>
        <w:lang w:val="pt-BR" w:eastAsia="pt-BR"/>
      </w:rPr>
      <mc:AlternateContent>
        <mc:Choice Requires="wps">
          <w:drawing>
            <wp:anchor distT="0" distB="0" distL="114300" distR="114300" simplePos="0" relativeHeight="251659264" behindDoc="0" locked="0" layoutInCell="1" allowOverlap="1" wp14:anchorId="110589BF" wp14:editId="1C820E59">
              <wp:simplePos x="0" y="0"/>
              <wp:positionH relativeFrom="column">
                <wp:posOffset>175260</wp:posOffset>
              </wp:positionH>
              <wp:positionV relativeFrom="paragraph">
                <wp:posOffset>107950</wp:posOffset>
              </wp:positionV>
              <wp:extent cx="1847850" cy="975995"/>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975995"/>
                      </a:xfrm>
                      <a:prstGeom prst="rect">
                        <a:avLst/>
                      </a:prstGeom>
                      <a:solidFill>
                        <a:srgbClr val="FFFFFF"/>
                      </a:solidFill>
                      <a:ln w="9525">
                        <a:noFill/>
                        <a:miter lim="800000"/>
                        <a:headEnd/>
                        <a:tailEnd/>
                      </a:ln>
                    </wps:spPr>
                    <wps:txbx>
                      <w:txbxContent>
                        <w:p w14:paraId="6CB28C4C" w14:textId="77777777" w:rsidR="00450DBE" w:rsidRPr="00BC6C49" w:rsidRDefault="00450DBE" w:rsidP="009122D8">
                          <w:pPr>
                            <w:spacing w:line="360" w:lineRule="auto"/>
                            <w:jc w:val="center"/>
                            <w:rPr>
                              <w:rFonts w:ascii="Verdana" w:hAnsi="Verdana"/>
                              <w:b/>
                              <w:color w:val="FF0000"/>
                              <w:sz w:val="36"/>
                              <w:szCs w:val="44"/>
                              <w:lang w:val="pt-BR"/>
                            </w:rPr>
                          </w:pPr>
                          <w:r>
                            <w:rPr>
                              <w:rFonts w:ascii="Verdana" w:hAnsi="Verdana"/>
                              <w:b/>
                              <w:noProof/>
                              <w:color w:val="FF0000"/>
                              <w:sz w:val="36"/>
                              <w:szCs w:val="44"/>
                              <w:lang w:val="pt-BR" w:eastAsia="pt-BR"/>
                            </w:rPr>
                            <w:drawing>
                              <wp:inline distT="0" distB="0" distL="0" distR="0" wp14:anchorId="3E64B3B4" wp14:editId="384EC600">
                                <wp:extent cx="1912427" cy="596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o_Oil_2018+IBP-EN.png"/>
                                        <pic:cNvPicPr/>
                                      </pic:nvPicPr>
                                      <pic:blipFill>
                                        <a:blip r:embed="rId1">
                                          <a:extLst>
                                            <a:ext uri="{28A0092B-C50C-407E-A947-70E740481C1C}">
                                              <a14:useLocalDpi xmlns:a14="http://schemas.microsoft.com/office/drawing/2010/main" val="0"/>
                                            </a:ext>
                                          </a:extLst>
                                        </a:blip>
                                        <a:stretch>
                                          <a:fillRect/>
                                        </a:stretch>
                                      </pic:blipFill>
                                      <pic:spPr>
                                        <a:xfrm>
                                          <a:off x="0" y="0"/>
                                          <a:ext cx="1915941" cy="597997"/>
                                        </a:xfrm>
                                        <a:prstGeom prst="rect">
                                          <a:avLst/>
                                        </a:prstGeom>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0589BF" id="_x0000_s1044" type="#_x0000_t202" style="position:absolute;margin-left:13.8pt;margin-top:8.5pt;width:145.5pt;height:7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" stroked="f">
              <v:textbox>
                <w:txbxContent>
                  <w:p w14:paraId="6CB28C4C" w14:textId="77777777" w:rsidR="00450DBE" w:rsidRPr="00BC6C49" w:rsidRDefault="00450DBE" w:rsidP="009122D8">
                    <w:pPr>
                      <w:spacing w:line="360" w:lineRule="auto"/>
                      <w:jc w:val="center"/>
                      <w:rPr>
                        <w:rFonts w:ascii="Verdana" w:hAnsi="Verdana"/>
                        <w:b/>
                        <w:color w:val="FF0000"/>
                        <w:sz w:val="36"/>
                        <w:szCs w:val="44"/>
                        <w:lang w:val="pt-BR"/>
                      </w:rPr>
                    </w:pPr>
                    <w:r>
                      <w:rPr>
                        <w:rFonts w:ascii="Verdana" w:hAnsi="Verdana"/>
                        <w:b/>
                        <w:noProof/>
                        <w:color w:val="FF0000"/>
                        <w:sz w:val="36"/>
                        <w:szCs w:val="44"/>
                        <w:lang w:val="pt-BR" w:eastAsia="pt-BR"/>
                      </w:rPr>
                      <w:drawing>
                        <wp:inline distT="0" distB="0" distL="0" distR="0" wp14:anchorId="3E64B3B4" wp14:editId="384EC600">
                          <wp:extent cx="1912427" cy="596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o_Oil_2018+IBP-EN.png"/>
                                  <pic:cNvPicPr/>
                                </pic:nvPicPr>
                                <pic:blipFill>
                                  <a:blip r:embed="rId1">
                                    <a:extLst>
                                      <a:ext uri="{28A0092B-C50C-407E-A947-70E740481C1C}">
                                        <a14:useLocalDpi xmlns:a14="http://schemas.microsoft.com/office/drawing/2010/main" val="0"/>
                                      </a:ext>
                                    </a:extLst>
                                  </a:blip>
                                  <a:stretch>
                                    <a:fillRect/>
                                  </a:stretch>
                                </pic:blipFill>
                                <pic:spPr>
                                  <a:xfrm>
                                    <a:off x="0" y="0"/>
                                    <a:ext cx="1915941" cy="597997"/>
                                  </a:xfrm>
                                  <a:prstGeom prst="rect">
                                    <a:avLst/>
                                  </a:prstGeom>
                                </pic:spPr>
                              </pic:pic>
                            </a:graphicData>
                          </a:graphic>
                        </wp:inline>
                      </w:drawing>
                    </w:r>
                  </w:p>
                </w:txbxContent>
              </v:textbox>
            </v:shape>
          </w:pict>
        </mc:Fallback>
      </mc:AlternateContent>
    </w:r>
  </w:p>
  <w:p w14:paraId="440313D5" w14:textId="77777777" w:rsidR="00450DBE" w:rsidRPr="00E03D12" w:rsidRDefault="00450DBE" w:rsidP="00CD43C7">
    <w:pPr>
      <w:pStyle w:val="Cabealho"/>
      <w:rPr>
        <w:rFonts w:ascii="Verdana" w:hAnsi="Verdana"/>
        <w:sz w:val="18"/>
        <w:szCs w:val="18"/>
      </w:rPr>
    </w:pPr>
  </w:p>
  <w:p w14:paraId="451CBCDA" w14:textId="77777777" w:rsidR="00450DBE" w:rsidRPr="00E03D12" w:rsidRDefault="00450DBE" w:rsidP="00CD43C7">
    <w:pPr>
      <w:pStyle w:val="Cabealho"/>
      <w:rPr>
        <w:rFonts w:ascii="Verdana" w:hAnsi="Verdana"/>
        <w:sz w:val="18"/>
        <w:szCs w:val="18"/>
      </w:rPr>
    </w:pPr>
  </w:p>
  <w:p w14:paraId="7A85D54D" w14:textId="77777777" w:rsidR="00450DBE" w:rsidRPr="00E03D12" w:rsidRDefault="00450DBE" w:rsidP="00CD43C7">
    <w:pPr>
      <w:pStyle w:val="Cabealho"/>
      <w:rPr>
        <w:rFonts w:ascii="Verdana" w:hAnsi="Verdana"/>
        <w:sz w:val="18"/>
        <w:szCs w:val="18"/>
      </w:rPr>
    </w:pPr>
  </w:p>
  <w:p w14:paraId="7B54F091" w14:textId="77777777" w:rsidR="00450DBE" w:rsidRPr="00E03D12" w:rsidRDefault="00450DBE" w:rsidP="00CD43C7">
    <w:pPr>
      <w:pStyle w:val="Cabealho"/>
      <w:rPr>
        <w:rFonts w:ascii="Verdana" w:hAnsi="Verdana"/>
        <w:sz w:val="18"/>
        <w:szCs w:val="18"/>
      </w:rPr>
    </w:pPr>
  </w:p>
  <w:p w14:paraId="049DE5C9" w14:textId="77777777" w:rsidR="00450DBE" w:rsidRPr="00E03D12" w:rsidRDefault="00450DBE" w:rsidP="00CD43C7">
    <w:pPr>
      <w:pStyle w:val="Cabealho"/>
      <w:rPr>
        <w:rFonts w:ascii="Verdana" w:hAnsi="Verdana"/>
        <w:sz w:val="18"/>
        <w:szCs w:val="18"/>
      </w:rPr>
    </w:pPr>
  </w:p>
  <w:p w14:paraId="38851448" w14:textId="77777777" w:rsidR="00450DBE" w:rsidRPr="00E03D12" w:rsidRDefault="00450DBE" w:rsidP="00CD43C7">
    <w:pPr>
      <w:pStyle w:val="Cabealho"/>
      <w:rPr>
        <w:rFonts w:ascii="Verdana" w:hAnsi="Verdana"/>
        <w:sz w:val="18"/>
        <w:szCs w:val="18"/>
      </w:rPr>
    </w:pPr>
  </w:p>
  <w:p w14:paraId="6467D3D6" w14:textId="77777777" w:rsidR="00450DBE" w:rsidRPr="00E03D12" w:rsidRDefault="00450DBE" w:rsidP="00CD43C7">
    <w:pPr>
      <w:pStyle w:val="Cabealho"/>
      <w:rPr>
        <w:rFonts w:ascii="Verdana" w:hAnsi="Verdana"/>
        <w:sz w:val="18"/>
        <w:szCs w:val="18"/>
      </w:rPr>
    </w:pPr>
  </w:p>
  <w:p w14:paraId="7E36B618" w14:textId="77777777" w:rsidR="00450DBE" w:rsidRPr="00E03D12" w:rsidRDefault="00450DBE" w:rsidP="00CD43C7">
    <w:pPr>
      <w:pStyle w:val="Cabealho"/>
      <w:rPr>
        <w:rFonts w:ascii="Verdana" w:hAnsi="Verdana"/>
        <w:sz w:val="18"/>
        <w:szCs w:val="18"/>
      </w:rPr>
    </w:pPr>
  </w:p>
  <w:p w14:paraId="13F4B281" w14:textId="77777777" w:rsidR="00450DBE" w:rsidRPr="009122D8" w:rsidRDefault="00450DBE" w:rsidP="00CD43C7"/>
  <w:p w14:paraId="2D70B50A" w14:textId="77777777" w:rsidR="00450DBE" w:rsidRPr="00597AD5" w:rsidRDefault="00450DBE" w:rsidP="002E0CF7">
    <w:pPr>
      <w:pStyle w:val="NotaRodapFootNote"/>
      <w:rPr>
        <w:sz w:val="18"/>
        <w:szCs w:val="18"/>
      </w:rPr>
    </w:pPr>
    <w:r w:rsidRPr="00597AD5">
      <w:rPr>
        <w:sz w:val="18"/>
        <w:szCs w:val="18"/>
      </w:rPr>
      <w:t>Copyright 20</w:t>
    </w:r>
    <w:r>
      <w:rPr>
        <w:sz w:val="18"/>
        <w:szCs w:val="18"/>
      </w:rPr>
      <w:t>18</w:t>
    </w:r>
    <w:r w:rsidRPr="00597AD5">
      <w:rPr>
        <w:sz w:val="18"/>
        <w:szCs w:val="18"/>
      </w:rPr>
      <w:t>, Instituto Brasileiro de Petróleo, Gás e Biocombustíveis - IBP</w:t>
    </w:r>
  </w:p>
  <w:p w14:paraId="57DE009F" w14:textId="77777777" w:rsidR="00450DBE" w:rsidRPr="00597AD5" w:rsidRDefault="00450DBE" w:rsidP="002E0CF7">
    <w:pPr>
      <w:pStyle w:val="ResumoAbstract"/>
      <w:pBdr>
        <w:bottom w:val="single" w:sz="4" w:space="1" w:color="auto"/>
      </w:pBdr>
      <w:rPr>
        <w:color w:val="0000FF"/>
        <w:sz w:val="18"/>
        <w:szCs w:val="18"/>
      </w:rPr>
    </w:pPr>
    <w:r w:rsidRPr="00597AD5">
      <w:rPr>
        <w:sz w:val="18"/>
        <w:szCs w:val="18"/>
      </w:rPr>
      <w:t>Este Trabalho Técnico foi preparado para apresentação n</w:t>
    </w:r>
    <w:r>
      <w:rPr>
        <w:sz w:val="18"/>
        <w:szCs w:val="18"/>
      </w:rPr>
      <w:t>a Rio Oil &amp; Gas Expo and Conference 2018</w:t>
    </w:r>
    <w:r w:rsidRPr="00597AD5">
      <w:rPr>
        <w:sz w:val="18"/>
        <w:szCs w:val="18"/>
      </w:rPr>
      <w:t>, realizad</w:t>
    </w:r>
    <w:r>
      <w:rPr>
        <w:sz w:val="18"/>
        <w:szCs w:val="18"/>
      </w:rPr>
      <w:t>a</w:t>
    </w:r>
    <w:r w:rsidRPr="00597AD5">
      <w:rPr>
        <w:sz w:val="18"/>
        <w:szCs w:val="18"/>
      </w:rPr>
      <w:t xml:space="preserve"> no período de 24 a 27 de setembro de 2018, na cidade do Rio de Janeiro. Este Trabalho Técnico foi selecionado para apresentação pelo Comitê Técnico do evento, seguindo as informações contidas no trabalho completo submetido pelo(s) autor(es). Os organizadores não irão traduzir ou corrigir os textos recebidos. O material conforme, apresentado, não necessariamente reflete as opiniões do Instituto Brasileiro de Petróleo, Gás e Biocombustíveis, Sócios e Representantes. É de conhecimento e aprovação do(s) autor(es) que este Trabalho Técnico seja publicado nos Anais d</w:t>
    </w:r>
    <w:r>
      <w:rPr>
        <w:sz w:val="18"/>
        <w:szCs w:val="18"/>
      </w:rPr>
      <w:t>a Rio Oil &amp; Gas Expo and Conference 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832814"/>
    <w:multiLevelType w:val="hybridMultilevel"/>
    <w:tmpl w:val="6F2C4F58"/>
    <w:lvl w:ilvl="0" w:tplc="C18A70C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96A1FED"/>
    <w:multiLevelType w:val="singleLevel"/>
    <w:tmpl w:val="04160019"/>
    <w:lvl w:ilvl="0">
      <w:start w:val="2"/>
      <w:numFmt w:val="lowerLetter"/>
      <w:lvlText w:val="(%1)"/>
      <w:lvlJc w:val="left"/>
      <w:pPr>
        <w:tabs>
          <w:tab w:val="num" w:pos="360"/>
        </w:tabs>
        <w:ind w:left="360" w:hanging="360"/>
      </w:pPr>
      <w:rPr>
        <w:rFonts w:hint="default"/>
      </w:rPr>
    </w:lvl>
  </w:abstractNum>
  <w:abstractNum w:abstractNumId="3" w15:restartNumberingAfterBreak="0">
    <w:nsid w:val="24BA353E"/>
    <w:multiLevelType w:val="singleLevel"/>
    <w:tmpl w:val="04160009"/>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3C4028CD"/>
    <w:multiLevelType w:val="hybridMultilevel"/>
    <w:tmpl w:val="94A40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4916E16"/>
    <w:multiLevelType w:val="multilevel"/>
    <w:tmpl w:val="2132D7A4"/>
    <w:lvl w:ilvl="0">
      <w:start w:val="2"/>
      <w:numFmt w:val="decimal"/>
      <w:lvlText w:val="%1"/>
      <w:lvlJc w:val="left"/>
      <w:pPr>
        <w:tabs>
          <w:tab w:val="num" w:pos="600"/>
        </w:tabs>
        <w:ind w:left="600" w:hanging="600"/>
      </w:pPr>
      <w:rPr>
        <w:rFonts w:hint="default"/>
      </w:rPr>
    </w:lvl>
    <w:lvl w:ilvl="1">
      <w:start w:val="7"/>
      <w:numFmt w:val="decimal"/>
      <w:lvlText w:val="%1.%2"/>
      <w:lvlJc w:val="left"/>
      <w:pPr>
        <w:tabs>
          <w:tab w:val="num" w:pos="600"/>
        </w:tabs>
        <w:ind w:left="600" w:hanging="60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5"/>
  </w:num>
  <w:num w:numId="3">
    <w:abstractNumId w:val="3"/>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go da Silva Magalhaes Gomes">
    <w15:presenceInfo w15:providerId="None" w15:userId="Diogo da Silva Magalhaes Go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pos w:val="sectEnd"/>
    <w:footnote w:id="-1"/>
    <w:footnote w:id="0"/>
  </w:footnotePr>
  <w:endnotePr>
    <w:pos w:val="sectEnd"/>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D45"/>
    <w:rsid w:val="000054AA"/>
    <w:rsid w:val="000255CB"/>
    <w:rsid w:val="00025817"/>
    <w:rsid w:val="00027680"/>
    <w:rsid w:val="00036208"/>
    <w:rsid w:val="0003633F"/>
    <w:rsid w:val="000375FE"/>
    <w:rsid w:val="00056C68"/>
    <w:rsid w:val="00065A78"/>
    <w:rsid w:val="00065E86"/>
    <w:rsid w:val="00080B35"/>
    <w:rsid w:val="00080B3F"/>
    <w:rsid w:val="000815AB"/>
    <w:rsid w:val="00082914"/>
    <w:rsid w:val="0009035B"/>
    <w:rsid w:val="00092D88"/>
    <w:rsid w:val="00093283"/>
    <w:rsid w:val="00093C84"/>
    <w:rsid w:val="000949BF"/>
    <w:rsid w:val="000961E8"/>
    <w:rsid w:val="000A4150"/>
    <w:rsid w:val="000B3616"/>
    <w:rsid w:val="000B4450"/>
    <w:rsid w:val="000C0C9F"/>
    <w:rsid w:val="000C0CBF"/>
    <w:rsid w:val="000C7E57"/>
    <w:rsid w:val="000D307A"/>
    <w:rsid w:val="000D3D45"/>
    <w:rsid w:val="000D5B67"/>
    <w:rsid w:val="000D5FC6"/>
    <w:rsid w:val="000E1FE2"/>
    <w:rsid w:val="000E38F5"/>
    <w:rsid w:val="000F0243"/>
    <w:rsid w:val="000F0252"/>
    <w:rsid w:val="000F206C"/>
    <w:rsid w:val="0010283A"/>
    <w:rsid w:val="00104555"/>
    <w:rsid w:val="001148D8"/>
    <w:rsid w:val="00115B3E"/>
    <w:rsid w:val="00117CA6"/>
    <w:rsid w:val="00124C92"/>
    <w:rsid w:val="00130E54"/>
    <w:rsid w:val="00136703"/>
    <w:rsid w:val="001409AB"/>
    <w:rsid w:val="001445D0"/>
    <w:rsid w:val="0016686B"/>
    <w:rsid w:val="00175B55"/>
    <w:rsid w:val="001875B7"/>
    <w:rsid w:val="00187696"/>
    <w:rsid w:val="001900E2"/>
    <w:rsid w:val="001960F2"/>
    <w:rsid w:val="001968A6"/>
    <w:rsid w:val="001A1717"/>
    <w:rsid w:val="001A2B3C"/>
    <w:rsid w:val="001A57A5"/>
    <w:rsid w:val="001B0CAB"/>
    <w:rsid w:val="001B11C4"/>
    <w:rsid w:val="001B55AD"/>
    <w:rsid w:val="001B651C"/>
    <w:rsid w:val="001B754A"/>
    <w:rsid w:val="001C6087"/>
    <w:rsid w:val="001C64F9"/>
    <w:rsid w:val="001D04B3"/>
    <w:rsid w:val="001D13AA"/>
    <w:rsid w:val="001D52E3"/>
    <w:rsid w:val="001D6B79"/>
    <w:rsid w:val="001E0D9B"/>
    <w:rsid w:val="001E1836"/>
    <w:rsid w:val="001E3327"/>
    <w:rsid w:val="001E3D02"/>
    <w:rsid w:val="001E6019"/>
    <w:rsid w:val="001F2F2A"/>
    <w:rsid w:val="002010DD"/>
    <w:rsid w:val="00201A1B"/>
    <w:rsid w:val="00202AA4"/>
    <w:rsid w:val="002066B9"/>
    <w:rsid w:val="0021424F"/>
    <w:rsid w:val="00214F1B"/>
    <w:rsid w:val="00216ECA"/>
    <w:rsid w:val="002259A2"/>
    <w:rsid w:val="00225D68"/>
    <w:rsid w:val="00231BDE"/>
    <w:rsid w:val="00234818"/>
    <w:rsid w:val="002369E1"/>
    <w:rsid w:val="00241181"/>
    <w:rsid w:val="00244F80"/>
    <w:rsid w:val="00245763"/>
    <w:rsid w:val="00246F33"/>
    <w:rsid w:val="002501F3"/>
    <w:rsid w:val="00251BAB"/>
    <w:rsid w:val="002570CE"/>
    <w:rsid w:val="002604D9"/>
    <w:rsid w:val="00261DED"/>
    <w:rsid w:val="00263A77"/>
    <w:rsid w:val="00265599"/>
    <w:rsid w:val="00265BA1"/>
    <w:rsid w:val="00265F30"/>
    <w:rsid w:val="002700AF"/>
    <w:rsid w:val="002772B4"/>
    <w:rsid w:val="00282766"/>
    <w:rsid w:val="00283A22"/>
    <w:rsid w:val="0028693D"/>
    <w:rsid w:val="002927E4"/>
    <w:rsid w:val="00292DC6"/>
    <w:rsid w:val="002A1BA1"/>
    <w:rsid w:val="002A5453"/>
    <w:rsid w:val="002B0275"/>
    <w:rsid w:val="002B5638"/>
    <w:rsid w:val="002C023B"/>
    <w:rsid w:val="002C2276"/>
    <w:rsid w:val="002D167F"/>
    <w:rsid w:val="002D354D"/>
    <w:rsid w:val="002D6D45"/>
    <w:rsid w:val="002E028E"/>
    <w:rsid w:val="002E0CF7"/>
    <w:rsid w:val="00300C14"/>
    <w:rsid w:val="00304BD4"/>
    <w:rsid w:val="0031386C"/>
    <w:rsid w:val="00320149"/>
    <w:rsid w:val="0032099C"/>
    <w:rsid w:val="00321447"/>
    <w:rsid w:val="00321E41"/>
    <w:rsid w:val="003234C9"/>
    <w:rsid w:val="00340732"/>
    <w:rsid w:val="003414BC"/>
    <w:rsid w:val="00345213"/>
    <w:rsid w:val="00357FC8"/>
    <w:rsid w:val="00365389"/>
    <w:rsid w:val="003764FC"/>
    <w:rsid w:val="003A05F2"/>
    <w:rsid w:val="003B2055"/>
    <w:rsid w:val="003C0515"/>
    <w:rsid w:val="003C4A54"/>
    <w:rsid w:val="003C54A7"/>
    <w:rsid w:val="003C5FAF"/>
    <w:rsid w:val="003D2545"/>
    <w:rsid w:val="003D6AD7"/>
    <w:rsid w:val="003E10ED"/>
    <w:rsid w:val="003E2FEF"/>
    <w:rsid w:val="003F0248"/>
    <w:rsid w:val="003F0E74"/>
    <w:rsid w:val="003F4F89"/>
    <w:rsid w:val="003F601F"/>
    <w:rsid w:val="003F6BE4"/>
    <w:rsid w:val="003F70B9"/>
    <w:rsid w:val="00405970"/>
    <w:rsid w:val="00420E99"/>
    <w:rsid w:val="0042180F"/>
    <w:rsid w:val="00426E87"/>
    <w:rsid w:val="00430A8C"/>
    <w:rsid w:val="00431B4E"/>
    <w:rsid w:val="004355D2"/>
    <w:rsid w:val="00444522"/>
    <w:rsid w:val="004454F8"/>
    <w:rsid w:val="00450DBE"/>
    <w:rsid w:val="00452102"/>
    <w:rsid w:val="00452FCC"/>
    <w:rsid w:val="0045699A"/>
    <w:rsid w:val="00461D1E"/>
    <w:rsid w:val="004705BA"/>
    <w:rsid w:val="00471790"/>
    <w:rsid w:val="00472F73"/>
    <w:rsid w:val="004A3581"/>
    <w:rsid w:val="004C2143"/>
    <w:rsid w:val="004C475F"/>
    <w:rsid w:val="004D2113"/>
    <w:rsid w:val="004E32F5"/>
    <w:rsid w:val="004E7446"/>
    <w:rsid w:val="004F32D5"/>
    <w:rsid w:val="004F5396"/>
    <w:rsid w:val="00503C7F"/>
    <w:rsid w:val="00510075"/>
    <w:rsid w:val="00510F7A"/>
    <w:rsid w:val="00513DAA"/>
    <w:rsid w:val="00516120"/>
    <w:rsid w:val="00521886"/>
    <w:rsid w:val="00525BDF"/>
    <w:rsid w:val="00534CFC"/>
    <w:rsid w:val="00540E24"/>
    <w:rsid w:val="00541A68"/>
    <w:rsid w:val="00542D68"/>
    <w:rsid w:val="00543387"/>
    <w:rsid w:val="00543ADA"/>
    <w:rsid w:val="005473AC"/>
    <w:rsid w:val="00561ABF"/>
    <w:rsid w:val="0056420D"/>
    <w:rsid w:val="005668D7"/>
    <w:rsid w:val="00576E31"/>
    <w:rsid w:val="00581992"/>
    <w:rsid w:val="005819BC"/>
    <w:rsid w:val="00581DA1"/>
    <w:rsid w:val="00583348"/>
    <w:rsid w:val="00586971"/>
    <w:rsid w:val="00597AD5"/>
    <w:rsid w:val="00597D8B"/>
    <w:rsid w:val="00597FD6"/>
    <w:rsid w:val="005A62A2"/>
    <w:rsid w:val="005B50C9"/>
    <w:rsid w:val="005B5EFB"/>
    <w:rsid w:val="005C2F1D"/>
    <w:rsid w:val="005C7764"/>
    <w:rsid w:val="005D3421"/>
    <w:rsid w:val="005D72F2"/>
    <w:rsid w:val="005F311F"/>
    <w:rsid w:val="00605F73"/>
    <w:rsid w:val="006174E5"/>
    <w:rsid w:val="0062238B"/>
    <w:rsid w:val="0062770E"/>
    <w:rsid w:val="00633678"/>
    <w:rsid w:val="00636CFF"/>
    <w:rsid w:val="006438C7"/>
    <w:rsid w:val="006441D7"/>
    <w:rsid w:val="006465F0"/>
    <w:rsid w:val="00653E9C"/>
    <w:rsid w:val="00655478"/>
    <w:rsid w:val="00657558"/>
    <w:rsid w:val="00662C42"/>
    <w:rsid w:val="006706AB"/>
    <w:rsid w:val="006714B0"/>
    <w:rsid w:val="00673A51"/>
    <w:rsid w:val="00673EF7"/>
    <w:rsid w:val="00674140"/>
    <w:rsid w:val="00681198"/>
    <w:rsid w:val="0068752F"/>
    <w:rsid w:val="006A2400"/>
    <w:rsid w:val="006C1F98"/>
    <w:rsid w:val="006C5C49"/>
    <w:rsid w:val="006C631E"/>
    <w:rsid w:val="006D0E27"/>
    <w:rsid w:val="006D735E"/>
    <w:rsid w:val="006D7A44"/>
    <w:rsid w:val="006E0EF5"/>
    <w:rsid w:val="006E354D"/>
    <w:rsid w:val="006E633B"/>
    <w:rsid w:val="006E7122"/>
    <w:rsid w:val="006F4FDC"/>
    <w:rsid w:val="006F6BFE"/>
    <w:rsid w:val="00700889"/>
    <w:rsid w:val="00720281"/>
    <w:rsid w:val="00720425"/>
    <w:rsid w:val="00720D87"/>
    <w:rsid w:val="007279E5"/>
    <w:rsid w:val="00737AD2"/>
    <w:rsid w:val="00740440"/>
    <w:rsid w:val="0074100A"/>
    <w:rsid w:val="00743123"/>
    <w:rsid w:val="00754E4D"/>
    <w:rsid w:val="00757C6C"/>
    <w:rsid w:val="00762075"/>
    <w:rsid w:val="0077205E"/>
    <w:rsid w:val="00781740"/>
    <w:rsid w:val="00782731"/>
    <w:rsid w:val="00783574"/>
    <w:rsid w:val="00786BED"/>
    <w:rsid w:val="00787C26"/>
    <w:rsid w:val="0079398D"/>
    <w:rsid w:val="007949A6"/>
    <w:rsid w:val="00796096"/>
    <w:rsid w:val="00796A72"/>
    <w:rsid w:val="007A24C7"/>
    <w:rsid w:val="007A741D"/>
    <w:rsid w:val="007B1160"/>
    <w:rsid w:val="007B34E2"/>
    <w:rsid w:val="007B5205"/>
    <w:rsid w:val="007B5E68"/>
    <w:rsid w:val="007C0D1C"/>
    <w:rsid w:val="007C564F"/>
    <w:rsid w:val="007C7979"/>
    <w:rsid w:val="007D1786"/>
    <w:rsid w:val="007D29E4"/>
    <w:rsid w:val="007D77A3"/>
    <w:rsid w:val="007F268C"/>
    <w:rsid w:val="008014A2"/>
    <w:rsid w:val="00801AB9"/>
    <w:rsid w:val="00802ACA"/>
    <w:rsid w:val="00810B56"/>
    <w:rsid w:val="00815EC7"/>
    <w:rsid w:val="00817667"/>
    <w:rsid w:val="008205AB"/>
    <w:rsid w:val="00824673"/>
    <w:rsid w:val="008324E3"/>
    <w:rsid w:val="00833F11"/>
    <w:rsid w:val="00834C74"/>
    <w:rsid w:val="00836F65"/>
    <w:rsid w:val="00845C2A"/>
    <w:rsid w:val="00845F02"/>
    <w:rsid w:val="0085002F"/>
    <w:rsid w:val="008635D0"/>
    <w:rsid w:val="00863F48"/>
    <w:rsid w:val="00864DFD"/>
    <w:rsid w:val="00866D77"/>
    <w:rsid w:val="008670BF"/>
    <w:rsid w:val="00872EA1"/>
    <w:rsid w:val="00875C2D"/>
    <w:rsid w:val="00876795"/>
    <w:rsid w:val="00891425"/>
    <w:rsid w:val="00896806"/>
    <w:rsid w:val="00897728"/>
    <w:rsid w:val="008A2336"/>
    <w:rsid w:val="008B1AEB"/>
    <w:rsid w:val="008B5110"/>
    <w:rsid w:val="008C08F2"/>
    <w:rsid w:val="008D5230"/>
    <w:rsid w:val="008E33F7"/>
    <w:rsid w:val="008E3E9D"/>
    <w:rsid w:val="008E6B81"/>
    <w:rsid w:val="008F22D8"/>
    <w:rsid w:val="008F3980"/>
    <w:rsid w:val="00902BF5"/>
    <w:rsid w:val="00905320"/>
    <w:rsid w:val="009070B3"/>
    <w:rsid w:val="009122D8"/>
    <w:rsid w:val="00912415"/>
    <w:rsid w:val="00917138"/>
    <w:rsid w:val="00917A3E"/>
    <w:rsid w:val="00922A92"/>
    <w:rsid w:val="009343C0"/>
    <w:rsid w:val="0093756F"/>
    <w:rsid w:val="0093790D"/>
    <w:rsid w:val="0094763C"/>
    <w:rsid w:val="009615B4"/>
    <w:rsid w:val="009830F2"/>
    <w:rsid w:val="009849CC"/>
    <w:rsid w:val="00994215"/>
    <w:rsid w:val="009A4785"/>
    <w:rsid w:val="009A5FC6"/>
    <w:rsid w:val="009A7401"/>
    <w:rsid w:val="009C2B57"/>
    <w:rsid w:val="009C3047"/>
    <w:rsid w:val="009C3AD1"/>
    <w:rsid w:val="009C516F"/>
    <w:rsid w:val="009C6105"/>
    <w:rsid w:val="009D16BC"/>
    <w:rsid w:val="009D2189"/>
    <w:rsid w:val="009E47E0"/>
    <w:rsid w:val="009F6140"/>
    <w:rsid w:val="00A00CCE"/>
    <w:rsid w:val="00A00D2A"/>
    <w:rsid w:val="00A02AB9"/>
    <w:rsid w:val="00A111DF"/>
    <w:rsid w:val="00A12D5E"/>
    <w:rsid w:val="00A150DB"/>
    <w:rsid w:val="00A410A8"/>
    <w:rsid w:val="00A42C60"/>
    <w:rsid w:val="00A447CD"/>
    <w:rsid w:val="00A5165B"/>
    <w:rsid w:val="00A543C4"/>
    <w:rsid w:val="00A60F1F"/>
    <w:rsid w:val="00A61220"/>
    <w:rsid w:val="00A61D54"/>
    <w:rsid w:val="00A70E75"/>
    <w:rsid w:val="00A72602"/>
    <w:rsid w:val="00A72996"/>
    <w:rsid w:val="00A72E1D"/>
    <w:rsid w:val="00A8279C"/>
    <w:rsid w:val="00A83ED8"/>
    <w:rsid w:val="00A858D3"/>
    <w:rsid w:val="00A85C66"/>
    <w:rsid w:val="00A87270"/>
    <w:rsid w:val="00A9050D"/>
    <w:rsid w:val="00A96D45"/>
    <w:rsid w:val="00A97008"/>
    <w:rsid w:val="00AA0CA6"/>
    <w:rsid w:val="00AA6FCF"/>
    <w:rsid w:val="00AA74A1"/>
    <w:rsid w:val="00AB043D"/>
    <w:rsid w:val="00AB3FCD"/>
    <w:rsid w:val="00AC0E3B"/>
    <w:rsid w:val="00AC5AE8"/>
    <w:rsid w:val="00AE4CD6"/>
    <w:rsid w:val="00B058E0"/>
    <w:rsid w:val="00B05B2F"/>
    <w:rsid w:val="00B05BE0"/>
    <w:rsid w:val="00B06189"/>
    <w:rsid w:val="00B140FC"/>
    <w:rsid w:val="00B153EE"/>
    <w:rsid w:val="00B22685"/>
    <w:rsid w:val="00B2384D"/>
    <w:rsid w:val="00B2518F"/>
    <w:rsid w:val="00B343C8"/>
    <w:rsid w:val="00B346E0"/>
    <w:rsid w:val="00B34C3A"/>
    <w:rsid w:val="00B36932"/>
    <w:rsid w:val="00B430C6"/>
    <w:rsid w:val="00B517AE"/>
    <w:rsid w:val="00B53549"/>
    <w:rsid w:val="00B541A6"/>
    <w:rsid w:val="00B67E8D"/>
    <w:rsid w:val="00B703ED"/>
    <w:rsid w:val="00B72475"/>
    <w:rsid w:val="00B75CA1"/>
    <w:rsid w:val="00B80D40"/>
    <w:rsid w:val="00B823CB"/>
    <w:rsid w:val="00B83398"/>
    <w:rsid w:val="00B84C0E"/>
    <w:rsid w:val="00B84F74"/>
    <w:rsid w:val="00B862FB"/>
    <w:rsid w:val="00B87A18"/>
    <w:rsid w:val="00BA4198"/>
    <w:rsid w:val="00BA6958"/>
    <w:rsid w:val="00BA7426"/>
    <w:rsid w:val="00BB0629"/>
    <w:rsid w:val="00BC5055"/>
    <w:rsid w:val="00BC51BE"/>
    <w:rsid w:val="00BC6C49"/>
    <w:rsid w:val="00BD611B"/>
    <w:rsid w:val="00BD686B"/>
    <w:rsid w:val="00BD6EC8"/>
    <w:rsid w:val="00BE52C7"/>
    <w:rsid w:val="00BF1B5A"/>
    <w:rsid w:val="00C037EF"/>
    <w:rsid w:val="00C047B0"/>
    <w:rsid w:val="00C12D27"/>
    <w:rsid w:val="00C24ED3"/>
    <w:rsid w:val="00C2646F"/>
    <w:rsid w:val="00C33B01"/>
    <w:rsid w:val="00C346D0"/>
    <w:rsid w:val="00C444B9"/>
    <w:rsid w:val="00C45706"/>
    <w:rsid w:val="00C47A2A"/>
    <w:rsid w:val="00C47D4C"/>
    <w:rsid w:val="00C541B3"/>
    <w:rsid w:val="00C56B3D"/>
    <w:rsid w:val="00C62B2E"/>
    <w:rsid w:val="00C663D9"/>
    <w:rsid w:val="00C7598E"/>
    <w:rsid w:val="00C91C6A"/>
    <w:rsid w:val="00C93CA4"/>
    <w:rsid w:val="00C9791E"/>
    <w:rsid w:val="00CA0DED"/>
    <w:rsid w:val="00CB29C7"/>
    <w:rsid w:val="00CB2BB7"/>
    <w:rsid w:val="00CC3733"/>
    <w:rsid w:val="00CC7977"/>
    <w:rsid w:val="00CD3424"/>
    <w:rsid w:val="00CD43C7"/>
    <w:rsid w:val="00CE72AF"/>
    <w:rsid w:val="00CF4623"/>
    <w:rsid w:val="00CF4735"/>
    <w:rsid w:val="00CF5C5E"/>
    <w:rsid w:val="00CF60E1"/>
    <w:rsid w:val="00D03DAD"/>
    <w:rsid w:val="00D057E7"/>
    <w:rsid w:val="00D06737"/>
    <w:rsid w:val="00D067F4"/>
    <w:rsid w:val="00D13E1B"/>
    <w:rsid w:val="00D1655F"/>
    <w:rsid w:val="00D24ED7"/>
    <w:rsid w:val="00D356E8"/>
    <w:rsid w:val="00D40442"/>
    <w:rsid w:val="00D4576F"/>
    <w:rsid w:val="00D46AB4"/>
    <w:rsid w:val="00D55E5F"/>
    <w:rsid w:val="00D572A6"/>
    <w:rsid w:val="00D62E24"/>
    <w:rsid w:val="00D63513"/>
    <w:rsid w:val="00D63EC2"/>
    <w:rsid w:val="00D63EE4"/>
    <w:rsid w:val="00D82C86"/>
    <w:rsid w:val="00D8318C"/>
    <w:rsid w:val="00D84394"/>
    <w:rsid w:val="00D87CAB"/>
    <w:rsid w:val="00DA50B0"/>
    <w:rsid w:val="00DB5536"/>
    <w:rsid w:val="00DC0B0C"/>
    <w:rsid w:val="00DC111D"/>
    <w:rsid w:val="00DC351A"/>
    <w:rsid w:val="00DC4D0F"/>
    <w:rsid w:val="00DE4521"/>
    <w:rsid w:val="00DF3740"/>
    <w:rsid w:val="00DF52D2"/>
    <w:rsid w:val="00E00988"/>
    <w:rsid w:val="00E03680"/>
    <w:rsid w:val="00E03D12"/>
    <w:rsid w:val="00E127D7"/>
    <w:rsid w:val="00E17016"/>
    <w:rsid w:val="00E254BC"/>
    <w:rsid w:val="00E30429"/>
    <w:rsid w:val="00E454AF"/>
    <w:rsid w:val="00E55C40"/>
    <w:rsid w:val="00E605DA"/>
    <w:rsid w:val="00E62162"/>
    <w:rsid w:val="00E62BFB"/>
    <w:rsid w:val="00E62D5F"/>
    <w:rsid w:val="00E67937"/>
    <w:rsid w:val="00E70069"/>
    <w:rsid w:val="00E70D06"/>
    <w:rsid w:val="00E779D0"/>
    <w:rsid w:val="00E80006"/>
    <w:rsid w:val="00E80A76"/>
    <w:rsid w:val="00E85D60"/>
    <w:rsid w:val="00E977CA"/>
    <w:rsid w:val="00EA7954"/>
    <w:rsid w:val="00EB2AC4"/>
    <w:rsid w:val="00EB33AA"/>
    <w:rsid w:val="00EB6EFB"/>
    <w:rsid w:val="00EC5525"/>
    <w:rsid w:val="00EC7921"/>
    <w:rsid w:val="00ED213D"/>
    <w:rsid w:val="00ED24F2"/>
    <w:rsid w:val="00EE1248"/>
    <w:rsid w:val="00EE33DF"/>
    <w:rsid w:val="00EF364E"/>
    <w:rsid w:val="00EF3E34"/>
    <w:rsid w:val="00EF7020"/>
    <w:rsid w:val="00F06CF0"/>
    <w:rsid w:val="00F1070A"/>
    <w:rsid w:val="00F12224"/>
    <w:rsid w:val="00F13253"/>
    <w:rsid w:val="00F15B96"/>
    <w:rsid w:val="00F30801"/>
    <w:rsid w:val="00F31362"/>
    <w:rsid w:val="00F31760"/>
    <w:rsid w:val="00F33BEA"/>
    <w:rsid w:val="00F34B0E"/>
    <w:rsid w:val="00F356A3"/>
    <w:rsid w:val="00F46CEE"/>
    <w:rsid w:val="00F5254D"/>
    <w:rsid w:val="00F53672"/>
    <w:rsid w:val="00F563B7"/>
    <w:rsid w:val="00F61870"/>
    <w:rsid w:val="00F643C7"/>
    <w:rsid w:val="00F66240"/>
    <w:rsid w:val="00F668D0"/>
    <w:rsid w:val="00F771AF"/>
    <w:rsid w:val="00F77F76"/>
    <w:rsid w:val="00F8264B"/>
    <w:rsid w:val="00F83D9A"/>
    <w:rsid w:val="00F9074F"/>
    <w:rsid w:val="00F92047"/>
    <w:rsid w:val="00F93A8F"/>
    <w:rsid w:val="00F976BE"/>
    <w:rsid w:val="00FA529F"/>
    <w:rsid w:val="00FA75DF"/>
    <w:rsid w:val="00FC035F"/>
    <w:rsid w:val="00FC74DC"/>
    <w:rsid w:val="00FD0396"/>
    <w:rsid w:val="00FF1FD4"/>
    <w:rsid w:val="00FF42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73EA6"/>
  <w15:docId w15:val="{6EABE12F-B9B9-4574-A89B-A06FBEF5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ja-JP"/>
    </w:rPr>
  </w:style>
  <w:style w:type="paragraph" w:styleId="Ttulo1">
    <w:name w:val="heading 1"/>
    <w:basedOn w:val="Normal"/>
    <w:next w:val="Normal"/>
    <w:qFormat/>
    <w:pPr>
      <w:keepNext/>
      <w:widowControl w:val="0"/>
      <w:pBdr>
        <w:bottom w:val="single" w:sz="4" w:space="1" w:color="auto"/>
      </w:pBdr>
      <w:jc w:val="both"/>
      <w:outlineLvl w:val="0"/>
    </w:pPr>
    <w:rPr>
      <w:b/>
      <w:sz w:val="24"/>
      <w:lang w:val="pt-BR" w:eastAsia="pt-BR"/>
    </w:rPr>
  </w:style>
  <w:style w:type="paragraph" w:styleId="Ttulo2">
    <w:name w:val="heading 2"/>
    <w:basedOn w:val="Normal"/>
    <w:next w:val="Normal"/>
    <w:qFormat/>
    <w:pPr>
      <w:keepNext/>
      <w:pBdr>
        <w:bottom w:val="single" w:sz="4" w:space="1" w:color="auto"/>
      </w:pBdr>
      <w:jc w:val="right"/>
      <w:outlineLvl w:val="1"/>
    </w:pPr>
    <w:rPr>
      <w:sz w:val="24"/>
    </w:rPr>
  </w:style>
  <w:style w:type="paragraph" w:styleId="Ttulo3">
    <w:name w:val="heading 3"/>
    <w:basedOn w:val="Normal"/>
    <w:next w:val="Normal"/>
    <w:qFormat/>
    <w:pPr>
      <w:keepNext/>
      <w:jc w:val="both"/>
      <w:outlineLvl w:val="2"/>
    </w:pPr>
    <w:rPr>
      <w:b/>
      <w:color w:val="0000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jc w:val="both"/>
    </w:pPr>
    <w:rPr>
      <w:sz w:val="24"/>
      <w:lang w:val="pt-BR"/>
    </w:rPr>
  </w:style>
  <w:style w:type="paragraph" w:customStyle="1" w:styleId="ResumoAbstract">
    <w:name w:val="Resumo/Abstract"/>
    <w:basedOn w:val="Normal"/>
    <w:pPr>
      <w:widowControl w:val="0"/>
      <w:jc w:val="both"/>
    </w:pPr>
    <w:rPr>
      <w:snapToGrid w:val="0"/>
      <w:sz w:val="24"/>
      <w:lang w:val="pt-BR" w:eastAsia="pt-BR"/>
    </w:rPr>
  </w:style>
  <w:style w:type="paragraph" w:styleId="Corpodetexto2">
    <w:name w:val="Body Text 2"/>
    <w:basedOn w:val="Normal"/>
    <w:pPr>
      <w:tabs>
        <w:tab w:val="left" w:pos="-1985"/>
      </w:tabs>
      <w:jc w:val="both"/>
    </w:pPr>
    <w:rPr>
      <w:b/>
      <w:color w:val="800000"/>
      <w:sz w:val="24"/>
      <w:lang w:val="pt-BR"/>
    </w:rPr>
  </w:style>
  <w:style w:type="character" w:styleId="Refdenotaderodap">
    <w:name w:val="footnote reference"/>
    <w:semiHidden/>
    <w:rPr>
      <w:vertAlign w:val="superscript"/>
    </w:rPr>
  </w:style>
  <w:style w:type="paragraph" w:customStyle="1" w:styleId="Cabealho1Head1">
    <w:name w:val="Cabeçalho1/Head1"/>
    <w:basedOn w:val="Normal"/>
    <w:pPr>
      <w:keepNext/>
      <w:widowControl w:val="0"/>
      <w:pBdr>
        <w:bottom w:val="single" w:sz="4" w:space="1" w:color="auto"/>
      </w:pBdr>
      <w:suppressAutoHyphens/>
      <w:spacing w:before="240" w:after="240"/>
      <w:jc w:val="both"/>
    </w:pPr>
    <w:rPr>
      <w:snapToGrid w:val="0"/>
      <w:sz w:val="24"/>
      <w:lang w:val="pt-BR" w:eastAsia="pt-BR"/>
    </w:rPr>
  </w:style>
  <w:style w:type="paragraph" w:customStyle="1" w:styleId="NotaRodapFootNote">
    <w:name w:val="Nota Rodapé/FootNote"/>
    <w:basedOn w:val="Normal"/>
    <w:pPr>
      <w:widowControl w:val="0"/>
      <w:jc w:val="both"/>
    </w:pPr>
    <w:rPr>
      <w:b/>
      <w:sz w:val="24"/>
      <w:lang w:val="pt-BR" w:eastAsia="pt-BR"/>
    </w:rPr>
  </w:style>
  <w:style w:type="paragraph" w:customStyle="1" w:styleId="copyright">
    <w:name w:val="copyright"/>
    <w:basedOn w:val="Normal"/>
    <w:pPr>
      <w:widowControl w:val="0"/>
      <w:spacing w:line="140" w:lineRule="exact"/>
      <w:jc w:val="both"/>
    </w:pPr>
    <w:rPr>
      <w:b/>
      <w:sz w:val="12"/>
      <w:lang w:val="pt-BR" w:eastAsia="pt-BR"/>
    </w:rPr>
  </w:style>
  <w:style w:type="paragraph" w:styleId="Recuodecorpodetexto">
    <w:name w:val="Body Text Indent"/>
    <w:basedOn w:val="Normal"/>
    <w:pPr>
      <w:ind w:left="360"/>
    </w:pPr>
    <w:rPr>
      <w:sz w:val="24"/>
    </w:rPr>
  </w:style>
  <w:style w:type="paragraph" w:styleId="Corpodetexto3">
    <w:name w:val="Body Text 3"/>
    <w:basedOn w:val="Normal"/>
    <w:pPr>
      <w:jc w:val="both"/>
    </w:pPr>
    <w:rPr>
      <w:color w:val="0000FF"/>
      <w:sz w:val="22"/>
      <w:lang w:val="pt-BR"/>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paragraph" w:customStyle="1" w:styleId="References">
    <w:name w:val="References"/>
    <w:pPr>
      <w:spacing w:line="180" w:lineRule="atLeast"/>
      <w:ind w:left="284" w:hanging="284"/>
      <w:jc w:val="both"/>
    </w:pPr>
    <w:rPr>
      <w:noProof/>
      <w:lang w:eastAsia="ja-JP"/>
    </w:rPr>
  </w:style>
  <w:style w:type="character" w:styleId="Nmerodepgina">
    <w:name w:val="page number"/>
    <w:basedOn w:val="Fontepargpadro"/>
  </w:style>
  <w:style w:type="paragraph" w:styleId="Textodebalo">
    <w:name w:val="Balloon Text"/>
    <w:basedOn w:val="Normal"/>
    <w:link w:val="TextodebaloChar"/>
    <w:rsid w:val="00202AA4"/>
    <w:rPr>
      <w:rFonts w:ascii="Tahoma" w:hAnsi="Tahoma" w:cs="Tahoma"/>
      <w:sz w:val="16"/>
      <w:szCs w:val="16"/>
    </w:rPr>
  </w:style>
  <w:style w:type="character" w:customStyle="1" w:styleId="TextodebaloChar">
    <w:name w:val="Texto de balão Char"/>
    <w:link w:val="Textodebalo"/>
    <w:rsid w:val="00202AA4"/>
    <w:rPr>
      <w:rFonts w:ascii="Tahoma" w:hAnsi="Tahoma" w:cs="Tahoma"/>
      <w:sz w:val="16"/>
      <w:szCs w:val="16"/>
      <w:lang w:val="en-US" w:eastAsia="ja-JP"/>
    </w:rPr>
  </w:style>
  <w:style w:type="paragraph" w:styleId="Textodenotaderodap">
    <w:name w:val="footnote text"/>
    <w:basedOn w:val="Normal"/>
    <w:link w:val="TextodenotaderodapChar"/>
    <w:rsid w:val="002E0CF7"/>
  </w:style>
  <w:style w:type="character" w:customStyle="1" w:styleId="TextodenotaderodapChar">
    <w:name w:val="Texto de nota de rodapé Char"/>
    <w:link w:val="Textodenotaderodap"/>
    <w:rsid w:val="002E0CF7"/>
    <w:rPr>
      <w:lang w:val="en-US" w:eastAsia="ja-JP"/>
    </w:rPr>
  </w:style>
  <w:style w:type="character" w:customStyle="1" w:styleId="RodapChar">
    <w:name w:val="Rodapé Char"/>
    <w:link w:val="Rodap"/>
    <w:uiPriority w:val="99"/>
    <w:rsid w:val="00A8279C"/>
    <w:rPr>
      <w:lang w:val="en-US" w:eastAsia="ja-JP"/>
    </w:rPr>
  </w:style>
  <w:style w:type="paragraph" w:styleId="Bibliografia">
    <w:name w:val="Bibliography"/>
    <w:basedOn w:val="Normal"/>
    <w:next w:val="Normal"/>
    <w:uiPriority w:val="37"/>
    <w:unhideWhenUsed/>
    <w:rsid w:val="001D52E3"/>
  </w:style>
  <w:style w:type="character" w:styleId="Hyperlink">
    <w:name w:val="Hyperlink"/>
    <w:basedOn w:val="Fontepargpadro"/>
    <w:unhideWhenUsed/>
    <w:rsid w:val="001900E2"/>
    <w:rPr>
      <w:color w:val="0000FF" w:themeColor="hyperlink"/>
      <w:u w:val="single"/>
    </w:rPr>
  </w:style>
  <w:style w:type="character" w:styleId="Refdecomentrio">
    <w:name w:val="annotation reference"/>
    <w:basedOn w:val="Fontepargpadro"/>
    <w:semiHidden/>
    <w:unhideWhenUsed/>
    <w:rsid w:val="00815EC7"/>
    <w:rPr>
      <w:sz w:val="16"/>
      <w:szCs w:val="16"/>
    </w:rPr>
  </w:style>
  <w:style w:type="paragraph" w:styleId="Textodecomentrio">
    <w:name w:val="annotation text"/>
    <w:basedOn w:val="Normal"/>
    <w:link w:val="TextodecomentrioChar"/>
    <w:semiHidden/>
    <w:unhideWhenUsed/>
    <w:rsid w:val="00815EC7"/>
  </w:style>
  <w:style w:type="character" w:customStyle="1" w:styleId="TextodecomentrioChar">
    <w:name w:val="Texto de comentário Char"/>
    <w:basedOn w:val="Fontepargpadro"/>
    <w:link w:val="Textodecomentrio"/>
    <w:semiHidden/>
    <w:rsid w:val="00815EC7"/>
    <w:rPr>
      <w:lang w:val="en-US" w:eastAsia="ja-JP"/>
    </w:rPr>
  </w:style>
  <w:style w:type="paragraph" w:styleId="Assuntodocomentrio">
    <w:name w:val="annotation subject"/>
    <w:basedOn w:val="Textodecomentrio"/>
    <w:next w:val="Textodecomentrio"/>
    <w:link w:val="AssuntodocomentrioChar"/>
    <w:semiHidden/>
    <w:unhideWhenUsed/>
    <w:rsid w:val="00815EC7"/>
    <w:rPr>
      <w:b/>
      <w:bCs/>
    </w:rPr>
  </w:style>
  <w:style w:type="character" w:customStyle="1" w:styleId="AssuntodocomentrioChar">
    <w:name w:val="Assunto do comentário Char"/>
    <w:basedOn w:val="TextodecomentrioChar"/>
    <w:link w:val="Assuntodocomentrio"/>
    <w:semiHidden/>
    <w:rsid w:val="00815EC7"/>
    <w:rPr>
      <w:b/>
      <w:bCs/>
      <w:lang w:val="en-US" w:eastAsia="ja-JP"/>
    </w:rPr>
  </w:style>
  <w:style w:type="paragraph" w:customStyle="1" w:styleId="texto">
    <w:name w:val="texto"/>
    <w:link w:val="textoChar"/>
    <w:rsid w:val="0042180F"/>
    <w:pPr>
      <w:spacing w:after="120" w:line="360" w:lineRule="auto"/>
      <w:ind w:firstLine="900"/>
      <w:jc w:val="both"/>
    </w:pPr>
    <w:rPr>
      <w:color w:val="000000"/>
      <w:sz w:val="24"/>
      <w:szCs w:val="24"/>
      <w:lang w:val="en-US"/>
    </w:rPr>
  </w:style>
  <w:style w:type="character" w:customStyle="1" w:styleId="textoChar">
    <w:name w:val="texto Char"/>
    <w:link w:val="texto"/>
    <w:rsid w:val="0042180F"/>
    <w:rPr>
      <w:color w:val="000000"/>
      <w:sz w:val="24"/>
      <w:szCs w:val="24"/>
      <w:lang w:val="en-US"/>
    </w:rPr>
  </w:style>
  <w:style w:type="paragraph" w:styleId="Legenda">
    <w:name w:val="caption"/>
    <w:basedOn w:val="Normal"/>
    <w:next w:val="Normal"/>
    <w:link w:val="LegendaChar"/>
    <w:qFormat/>
    <w:rsid w:val="0042180F"/>
    <w:pPr>
      <w:spacing w:after="360"/>
      <w:jc w:val="center"/>
    </w:pPr>
    <w:rPr>
      <w:rFonts w:eastAsia="SimSun"/>
      <w:b/>
      <w:bCs/>
      <w:lang w:val="pt-BR" w:eastAsia="zh-CN"/>
    </w:rPr>
  </w:style>
  <w:style w:type="character" w:customStyle="1" w:styleId="LegendaChar">
    <w:name w:val="Legenda Char"/>
    <w:link w:val="Legenda"/>
    <w:rsid w:val="0042180F"/>
    <w:rPr>
      <w:rFonts w:eastAsia="SimSun"/>
      <w:b/>
      <w:bCs/>
      <w:lang w:eastAsia="zh-CN"/>
    </w:rPr>
  </w:style>
  <w:style w:type="table" w:styleId="TabelaSimples3">
    <w:name w:val="Plain Table 3"/>
    <w:basedOn w:val="Tabelanormal"/>
    <w:uiPriority w:val="43"/>
    <w:rsid w:val="001445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61D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F13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63037">
      <w:bodyDiv w:val="1"/>
      <w:marLeft w:val="0"/>
      <w:marRight w:val="0"/>
      <w:marTop w:val="0"/>
      <w:marBottom w:val="0"/>
      <w:divBdr>
        <w:top w:val="none" w:sz="0" w:space="0" w:color="auto"/>
        <w:left w:val="none" w:sz="0" w:space="0" w:color="auto"/>
        <w:bottom w:val="none" w:sz="0" w:space="0" w:color="auto"/>
        <w:right w:val="none" w:sz="0" w:space="0" w:color="auto"/>
      </w:divBdr>
    </w:div>
    <w:div w:id="173110887">
      <w:bodyDiv w:val="1"/>
      <w:marLeft w:val="0"/>
      <w:marRight w:val="0"/>
      <w:marTop w:val="0"/>
      <w:marBottom w:val="0"/>
      <w:divBdr>
        <w:top w:val="none" w:sz="0" w:space="0" w:color="auto"/>
        <w:left w:val="none" w:sz="0" w:space="0" w:color="auto"/>
        <w:bottom w:val="none" w:sz="0" w:space="0" w:color="auto"/>
        <w:right w:val="none" w:sz="0" w:space="0" w:color="auto"/>
      </w:divBdr>
    </w:div>
    <w:div w:id="263415782">
      <w:bodyDiv w:val="1"/>
      <w:marLeft w:val="0"/>
      <w:marRight w:val="0"/>
      <w:marTop w:val="0"/>
      <w:marBottom w:val="0"/>
      <w:divBdr>
        <w:top w:val="none" w:sz="0" w:space="0" w:color="auto"/>
        <w:left w:val="none" w:sz="0" w:space="0" w:color="auto"/>
        <w:bottom w:val="none" w:sz="0" w:space="0" w:color="auto"/>
        <w:right w:val="none" w:sz="0" w:space="0" w:color="auto"/>
      </w:divBdr>
    </w:div>
    <w:div w:id="280307610">
      <w:bodyDiv w:val="1"/>
      <w:marLeft w:val="0"/>
      <w:marRight w:val="0"/>
      <w:marTop w:val="0"/>
      <w:marBottom w:val="0"/>
      <w:divBdr>
        <w:top w:val="none" w:sz="0" w:space="0" w:color="auto"/>
        <w:left w:val="none" w:sz="0" w:space="0" w:color="auto"/>
        <w:bottom w:val="none" w:sz="0" w:space="0" w:color="auto"/>
        <w:right w:val="none" w:sz="0" w:space="0" w:color="auto"/>
      </w:divBdr>
    </w:div>
    <w:div w:id="291836018">
      <w:bodyDiv w:val="1"/>
      <w:marLeft w:val="0"/>
      <w:marRight w:val="0"/>
      <w:marTop w:val="0"/>
      <w:marBottom w:val="0"/>
      <w:divBdr>
        <w:top w:val="none" w:sz="0" w:space="0" w:color="auto"/>
        <w:left w:val="none" w:sz="0" w:space="0" w:color="auto"/>
        <w:bottom w:val="none" w:sz="0" w:space="0" w:color="auto"/>
        <w:right w:val="none" w:sz="0" w:space="0" w:color="auto"/>
      </w:divBdr>
    </w:div>
    <w:div w:id="545068001">
      <w:bodyDiv w:val="1"/>
      <w:marLeft w:val="0"/>
      <w:marRight w:val="0"/>
      <w:marTop w:val="0"/>
      <w:marBottom w:val="0"/>
      <w:divBdr>
        <w:top w:val="none" w:sz="0" w:space="0" w:color="auto"/>
        <w:left w:val="none" w:sz="0" w:space="0" w:color="auto"/>
        <w:bottom w:val="none" w:sz="0" w:space="0" w:color="auto"/>
        <w:right w:val="none" w:sz="0" w:space="0" w:color="auto"/>
      </w:divBdr>
    </w:div>
    <w:div w:id="901021612">
      <w:bodyDiv w:val="1"/>
      <w:marLeft w:val="0"/>
      <w:marRight w:val="0"/>
      <w:marTop w:val="0"/>
      <w:marBottom w:val="0"/>
      <w:divBdr>
        <w:top w:val="none" w:sz="0" w:space="0" w:color="auto"/>
        <w:left w:val="none" w:sz="0" w:space="0" w:color="auto"/>
        <w:bottom w:val="none" w:sz="0" w:space="0" w:color="auto"/>
        <w:right w:val="none" w:sz="0" w:space="0" w:color="auto"/>
      </w:divBdr>
    </w:div>
    <w:div w:id="1046220208">
      <w:bodyDiv w:val="1"/>
      <w:marLeft w:val="0"/>
      <w:marRight w:val="0"/>
      <w:marTop w:val="0"/>
      <w:marBottom w:val="0"/>
      <w:divBdr>
        <w:top w:val="none" w:sz="0" w:space="0" w:color="auto"/>
        <w:left w:val="none" w:sz="0" w:space="0" w:color="auto"/>
        <w:bottom w:val="none" w:sz="0" w:space="0" w:color="auto"/>
        <w:right w:val="none" w:sz="0" w:space="0" w:color="auto"/>
      </w:divBdr>
    </w:div>
    <w:div w:id="1176263016">
      <w:bodyDiv w:val="1"/>
      <w:marLeft w:val="0"/>
      <w:marRight w:val="0"/>
      <w:marTop w:val="0"/>
      <w:marBottom w:val="0"/>
      <w:divBdr>
        <w:top w:val="none" w:sz="0" w:space="0" w:color="auto"/>
        <w:left w:val="none" w:sz="0" w:space="0" w:color="auto"/>
        <w:bottom w:val="none" w:sz="0" w:space="0" w:color="auto"/>
        <w:right w:val="none" w:sz="0" w:space="0" w:color="auto"/>
      </w:divBdr>
    </w:div>
    <w:div w:id="1320839794">
      <w:bodyDiv w:val="1"/>
      <w:marLeft w:val="0"/>
      <w:marRight w:val="0"/>
      <w:marTop w:val="0"/>
      <w:marBottom w:val="0"/>
      <w:divBdr>
        <w:top w:val="none" w:sz="0" w:space="0" w:color="auto"/>
        <w:left w:val="none" w:sz="0" w:space="0" w:color="auto"/>
        <w:bottom w:val="none" w:sz="0" w:space="0" w:color="auto"/>
        <w:right w:val="none" w:sz="0" w:space="0" w:color="auto"/>
      </w:divBdr>
    </w:div>
    <w:div w:id="1323310594">
      <w:bodyDiv w:val="1"/>
      <w:marLeft w:val="0"/>
      <w:marRight w:val="0"/>
      <w:marTop w:val="0"/>
      <w:marBottom w:val="0"/>
      <w:divBdr>
        <w:top w:val="none" w:sz="0" w:space="0" w:color="auto"/>
        <w:left w:val="none" w:sz="0" w:space="0" w:color="auto"/>
        <w:bottom w:val="none" w:sz="0" w:space="0" w:color="auto"/>
        <w:right w:val="none" w:sz="0" w:space="0" w:color="auto"/>
      </w:divBdr>
    </w:div>
    <w:div w:id="1379090420">
      <w:bodyDiv w:val="1"/>
      <w:marLeft w:val="0"/>
      <w:marRight w:val="0"/>
      <w:marTop w:val="0"/>
      <w:marBottom w:val="0"/>
      <w:divBdr>
        <w:top w:val="none" w:sz="0" w:space="0" w:color="auto"/>
        <w:left w:val="none" w:sz="0" w:space="0" w:color="auto"/>
        <w:bottom w:val="none" w:sz="0" w:space="0" w:color="auto"/>
        <w:right w:val="none" w:sz="0" w:space="0" w:color="auto"/>
      </w:divBdr>
    </w:div>
    <w:div w:id="1600523051">
      <w:bodyDiv w:val="1"/>
      <w:marLeft w:val="0"/>
      <w:marRight w:val="0"/>
      <w:marTop w:val="0"/>
      <w:marBottom w:val="0"/>
      <w:divBdr>
        <w:top w:val="none" w:sz="0" w:space="0" w:color="auto"/>
        <w:left w:val="none" w:sz="0" w:space="0" w:color="auto"/>
        <w:bottom w:val="none" w:sz="0" w:space="0" w:color="auto"/>
        <w:right w:val="none" w:sz="0" w:space="0" w:color="auto"/>
      </w:divBdr>
    </w:div>
    <w:div w:id="1852521614">
      <w:bodyDiv w:val="1"/>
      <w:marLeft w:val="0"/>
      <w:marRight w:val="0"/>
      <w:marTop w:val="0"/>
      <w:marBottom w:val="0"/>
      <w:divBdr>
        <w:top w:val="none" w:sz="0" w:space="0" w:color="auto"/>
        <w:left w:val="none" w:sz="0" w:space="0" w:color="auto"/>
        <w:bottom w:val="none" w:sz="0" w:space="0" w:color="auto"/>
        <w:right w:val="none" w:sz="0" w:space="0" w:color="auto"/>
      </w:divBdr>
    </w:div>
    <w:div w:id="187210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vectors.nlpl.eu/repository/"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C9706-201B-49C4-99AD-A2812D911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6432</TotalTime>
  <Pages>1</Pages>
  <Words>4203</Words>
  <Characters>22700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NUMERAÇÃO E TÍTULO DO TRABALHO</vt:lpstr>
    </vt:vector>
  </TitlesOfParts>
  <Company>Inst. Brasileiro de Petroleo</Company>
  <LinksUpToDate>false</LinksUpToDate>
  <CharactersWithSpaces>26850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NUMERAÇÃO E TÍTULO DO TRABALHO</dc:title>
  <dc:creator>IBP</dc:creator>
  <cp:lastModifiedBy>Diogo da Silva Magalhaes Gomes</cp:lastModifiedBy>
  <cp:revision>433</cp:revision>
  <cp:lastPrinted>2018-06-14T10:51:00Z</cp:lastPrinted>
  <dcterms:created xsi:type="dcterms:W3CDTF">2018-04-18T15:16:00Z</dcterms:created>
  <dcterms:modified xsi:type="dcterms:W3CDTF">2018-07-12T16:40:00Z</dcterms:modified>
</cp:coreProperties>
</file>